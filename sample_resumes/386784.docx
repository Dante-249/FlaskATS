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D0A8" w14:textId="6F7ED6E4" w:rsidR="005F24BF" w:rsidRPr="009231B9" w:rsidRDefault="00F67D6D" w:rsidP="009231B9">
      <w:pPr>
        <w:pStyle w:val="Header"/>
        <w:tabs>
          <w:tab w:val="clear" w:pos="4320"/>
          <w:tab w:val="clear" w:pos="8640"/>
        </w:tabs>
        <w:spacing w:line="240" w:lineRule="atLeast"/>
        <w:jc w:val="right"/>
        <w:rPr>
          <w:rFonts w:ascii="Calibri" w:hAnsi="Calibri"/>
          <w:b/>
          <w:bCs/>
          <w:color w:val="404040"/>
          <w:szCs w:val="20"/>
        </w:rPr>
      </w:pPr>
      <w:r>
        <w:rPr>
          <w:noProof/>
        </w:rPr>
        <w:drawing>
          <wp:anchor distT="0" distB="0" distL="114300" distR="114300" simplePos="0" relativeHeight="251658240" behindDoc="0" locked="0" layoutInCell="1" allowOverlap="1" wp14:anchorId="17E7B4E6" wp14:editId="7CC5134B">
            <wp:simplePos x="0" y="0"/>
            <wp:positionH relativeFrom="column">
              <wp:posOffset>139700</wp:posOffset>
            </wp:positionH>
            <wp:positionV relativeFrom="paragraph">
              <wp:posOffset>107950</wp:posOffset>
            </wp:positionV>
            <wp:extent cx="516890" cy="2559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16890" cy="25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D88DC" w14:textId="77777777" w:rsidR="005F24BF" w:rsidRPr="009231B9" w:rsidRDefault="005F24BF" w:rsidP="009231B9">
      <w:pPr>
        <w:pStyle w:val="Header"/>
        <w:tabs>
          <w:tab w:val="clear" w:pos="4320"/>
          <w:tab w:val="clear" w:pos="8640"/>
        </w:tabs>
        <w:spacing w:line="240" w:lineRule="atLeast"/>
        <w:jc w:val="right"/>
        <w:rPr>
          <w:rFonts w:ascii="Calibri" w:hAnsi="Calibri"/>
          <w:b/>
          <w:bCs/>
          <w:color w:val="404040"/>
          <w:szCs w:val="20"/>
        </w:rPr>
      </w:pPr>
    </w:p>
    <w:p w14:paraId="49F2E1D4" w14:textId="07810C64" w:rsidR="00E675D8" w:rsidRPr="004663E0" w:rsidRDefault="009231B9" w:rsidP="00EF25DD">
      <w:pPr>
        <w:spacing w:line="240" w:lineRule="atLeast"/>
        <w:jc w:val="center"/>
        <w:rPr>
          <w:rStyle w:val="Strong"/>
          <w:rFonts w:ascii="Calibri" w:hAnsi="Calibri"/>
          <w:color w:val="222222"/>
          <w:sz w:val="22"/>
          <w:szCs w:val="22"/>
          <w:shd w:val="clear" w:color="auto" w:fill="FFFFFF"/>
        </w:rPr>
      </w:pPr>
      <w:bookmarkStart w:id="0" w:name="_Hlk193280833"/>
      <w:bookmarkStart w:id="1" w:name="_Hlk193280844"/>
      <w:r w:rsidRPr="009231B9">
        <w:rPr>
          <w:rStyle w:val="Strong"/>
          <w:rFonts w:ascii="Calibri" w:hAnsi="Calibri"/>
          <w:color w:val="222222"/>
          <w:sz w:val="36"/>
          <w:szCs w:val="36"/>
          <w:shd w:val="clear" w:color="auto" w:fill="FFFFFF"/>
        </w:rPr>
        <w:t>HERSCHEL</w:t>
      </w:r>
      <w:bookmarkEnd w:id="0"/>
      <w:r w:rsidRPr="009231B9">
        <w:rPr>
          <w:rStyle w:val="Strong"/>
          <w:rFonts w:ascii="Calibri" w:hAnsi="Calibri"/>
          <w:color w:val="222222"/>
          <w:sz w:val="36"/>
          <w:szCs w:val="36"/>
          <w:shd w:val="clear" w:color="auto" w:fill="FFFFFF"/>
        </w:rPr>
        <w:t xml:space="preserve"> </w:t>
      </w:r>
      <w:bookmarkEnd w:id="1"/>
    </w:p>
    <w:p w14:paraId="05CE65D3" w14:textId="2685A104" w:rsidR="005F24BF" w:rsidRPr="009231B9" w:rsidRDefault="00190D4F"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CAREER OBJECTIVES</w:t>
      </w:r>
    </w:p>
    <w:p w14:paraId="5A250107" w14:textId="4B32A143" w:rsidR="00A1312B" w:rsidRPr="009231B9" w:rsidRDefault="00A1312B" w:rsidP="000B5A72">
      <w:pPr>
        <w:numPr>
          <w:ilvl w:val="0"/>
          <w:numId w:val="1"/>
        </w:numPr>
        <w:spacing w:line="240" w:lineRule="atLeast"/>
        <w:jc w:val="both"/>
        <w:rPr>
          <w:rFonts w:ascii="Calibri" w:eastAsia="Gulim" w:hAnsi="Calibri" w:cs="Calibri"/>
          <w:sz w:val="20"/>
          <w:szCs w:val="20"/>
        </w:rPr>
      </w:pPr>
      <w:r w:rsidRPr="009231B9">
        <w:rPr>
          <w:rFonts w:ascii="Calibri" w:eastAsia="Gulim" w:hAnsi="Calibri" w:cs="Calibri"/>
          <w:sz w:val="20"/>
          <w:szCs w:val="20"/>
        </w:rPr>
        <w:t xml:space="preserve">I’m </w:t>
      </w:r>
      <w:r w:rsidR="007E543F" w:rsidRPr="009231B9">
        <w:rPr>
          <w:rFonts w:ascii="Calibri" w:eastAsia="Gulim" w:hAnsi="Calibri" w:cs="Calibri"/>
          <w:sz w:val="20"/>
          <w:szCs w:val="20"/>
        </w:rPr>
        <w:t>an</w:t>
      </w:r>
      <w:r w:rsidRPr="009231B9">
        <w:rPr>
          <w:rFonts w:ascii="Calibri" w:eastAsia="Gulim" w:hAnsi="Calibri" w:cs="Calibri"/>
          <w:sz w:val="20"/>
          <w:szCs w:val="20"/>
        </w:rPr>
        <w:t xml:space="preserve"> IT Leader Professional seeking to obtain a position in Systems Engineering, Systems Architect or a Management role in a dynamic company where an extensive experience of Infrastructure Services and Operations will be fully utilized in the Healthcare, financial or Engineering industries with 12+ Years of Information Technology experience as a Systems Engineer, Windows Server Administrator, Implementation and Migrations, Backup Solutions, Virtualization Solutions, and Project Management. </w:t>
      </w:r>
    </w:p>
    <w:p w14:paraId="58A55E48" w14:textId="77777777" w:rsidR="00A1312B" w:rsidRPr="009231B9" w:rsidRDefault="00A1312B" w:rsidP="000B5A72">
      <w:pPr>
        <w:numPr>
          <w:ilvl w:val="0"/>
          <w:numId w:val="1"/>
        </w:numPr>
        <w:spacing w:line="240" w:lineRule="atLeast"/>
        <w:jc w:val="both"/>
        <w:rPr>
          <w:rFonts w:ascii="Calibri" w:eastAsia="Gulim" w:hAnsi="Calibri" w:cs="Calibri"/>
          <w:sz w:val="20"/>
          <w:szCs w:val="20"/>
        </w:rPr>
      </w:pPr>
      <w:r w:rsidRPr="009231B9">
        <w:rPr>
          <w:rFonts w:ascii="Calibri" w:eastAsia="Gulim" w:hAnsi="Calibri" w:cs="Calibri"/>
          <w:sz w:val="20"/>
          <w:szCs w:val="20"/>
        </w:rPr>
        <w:t xml:space="preserve">Successful information technology professional with diverse and extensive experience focusing on systems administration, systems deployments, systems analysis and design, and documentation and systems migration. </w:t>
      </w:r>
    </w:p>
    <w:p w14:paraId="5B1EC9D8" w14:textId="77777777" w:rsidR="00A1312B" w:rsidRPr="009231B9" w:rsidRDefault="00A1312B" w:rsidP="000B5A72">
      <w:pPr>
        <w:numPr>
          <w:ilvl w:val="0"/>
          <w:numId w:val="1"/>
        </w:numPr>
        <w:spacing w:line="240" w:lineRule="atLeast"/>
        <w:jc w:val="both"/>
        <w:rPr>
          <w:rFonts w:ascii="Calibri" w:eastAsia="Gulim" w:hAnsi="Calibri" w:cs="Calibri"/>
          <w:sz w:val="20"/>
          <w:szCs w:val="20"/>
        </w:rPr>
      </w:pPr>
      <w:r w:rsidRPr="009231B9">
        <w:rPr>
          <w:rFonts w:ascii="Calibri" w:eastAsia="Gulim" w:hAnsi="Calibri" w:cs="Calibri"/>
          <w:sz w:val="20"/>
          <w:szCs w:val="20"/>
        </w:rPr>
        <w:t xml:space="preserve">A Proven achiever in systems development, testing, and </w:t>
      </w:r>
      <w:r w:rsidR="008175C5">
        <w:rPr>
          <w:rFonts w:ascii="Calibri" w:eastAsia="Gulim" w:hAnsi="Calibri" w:cs="Calibri"/>
          <w:sz w:val="20"/>
          <w:szCs w:val="20"/>
        </w:rPr>
        <w:t>engineering</w:t>
      </w:r>
      <w:r w:rsidRPr="009231B9">
        <w:rPr>
          <w:rFonts w:ascii="Calibri" w:eastAsia="Gulim" w:hAnsi="Calibri" w:cs="Calibri"/>
          <w:sz w:val="20"/>
          <w:szCs w:val="20"/>
        </w:rPr>
        <w:t xml:space="preserve">.  Providing hands-on support with server/client-based systems, router protocols, telecommunications, and software applications. </w:t>
      </w:r>
    </w:p>
    <w:p w14:paraId="47324D91" w14:textId="2BD59DB8" w:rsidR="00190D4F" w:rsidRPr="009231B9" w:rsidRDefault="00A1312B" w:rsidP="000B5A72">
      <w:pPr>
        <w:numPr>
          <w:ilvl w:val="0"/>
          <w:numId w:val="1"/>
        </w:numPr>
        <w:spacing w:line="240" w:lineRule="atLeast"/>
        <w:jc w:val="both"/>
        <w:rPr>
          <w:rFonts w:ascii="Calibri" w:eastAsia="Gulim" w:hAnsi="Calibri" w:cs="Calibri"/>
          <w:sz w:val="20"/>
          <w:szCs w:val="20"/>
        </w:rPr>
      </w:pPr>
      <w:r w:rsidRPr="009231B9">
        <w:rPr>
          <w:rFonts w:ascii="Calibri" w:eastAsia="Gulim" w:hAnsi="Calibri" w:cs="Calibri"/>
          <w:sz w:val="20"/>
          <w:szCs w:val="20"/>
        </w:rPr>
        <w:t xml:space="preserve">Considered a high-energy leader </w:t>
      </w:r>
      <w:r w:rsidR="004C288F" w:rsidRPr="009231B9">
        <w:rPr>
          <w:rFonts w:ascii="Calibri" w:eastAsia="Gulim" w:hAnsi="Calibri" w:cs="Calibri"/>
          <w:sz w:val="20"/>
          <w:szCs w:val="20"/>
        </w:rPr>
        <w:t>maintains</w:t>
      </w:r>
      <w:r w:rsidRPr="009231B9">
        <w:rPr>
          <w:rFonts w:ascii="Calibri" w:eastAsia="Gulim" w:hAnsi="Calibri" w:cs="Calibri"/>
          <w:sz w:val="20"/>
          <w:szCs w:val="20"/>
        </w:rPr>
        <w:t xml:space="preserve"> a reputation for integrity and quality. Team oriented with excellent interpersonal communication skills. Citrix Network SCCM Engineer / Systems Engineer</w:t>
      </w:r>
    </w:p>
    <w:p w14:paraId="6FD6954E" w14:textId="77777777" w:rsidR="004610D9" w:rsidRPr="009231B9" w:rsidRDefault="004610D9" w:rsidP="009231B9">
      <w:pPr>
        <w:spacing w:line="240" w:lineRule="atLeast"/>
        <w:rPr>
          <w:rFonts w:ascii="Calibri" w:eastAsia="Gulim" w:hAnsi="Calibri" w:cs="Calibri"/>
          <w:b/>
          <w:sz w:val="20"/>
          <w:szCs w:val="20"/>
        </w:rPr>
      </w:pPr>
    </w:p>
    <w:p w14:paraId="162AC52E" w14:textId="77777777" w:rsidR="00190D4F" w:rsidRPr="009231B9" w:rsidRDefault="00326431"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ATTRIBUTES</w:t>
      </w:r>
    </w:p>
    <w:p w14:paraId="01DB224C" w14:textId="77777777" w:rsidR="00353864" w:rsidRPr="009231B9" w:rsidRDefault="00353864" w:rsidP="009231B9">
      <w:pPr>
        <w:spacing w:line="240" w:lineRule="atLeast"/>
        <w:rPr>
          <w:rFonts w:ascii="Calibri" w:eastAsia="Gulim" w:hAnsi="Calibri" w:cs="Calibri"/>
          <w:sz w:val="20"/>
          <w:szCs w:val="20"/>
        </w:rPr>
      </w:pPr>
    </w:p>
    <w:tbl>
      <w:tblPr>
        <w:tblW w:w="0" w:type="auto"/>
        <w:jc w:val="center"/>
        <w:tblLayout w:type="fixed"/>
        <w:tblLook w:val="0000" w:firstRow="0" w:lastRow="0" w:firstColumn="0" w:lastColumn="0" w:noHBand="0" w:noVBand="0"/>
      </w:tblPr>
      <w:tblGrid>
        <w:gridCol w:w="3005"/>
        <w:gridCol w:w="3910"/>
        <w:gridCol w:w="3602"/>
      </w:tblGrid>
      <w:tr w:rsidR="006474DC" w:rsidRPr="009231B9" w14:paraId="3178513C" w14:textId="77777777" w:rsidTr="006474DC">
        <w:trPr>
          <w:trHeight w:val="212"/>
          <w:jc w:val="center"/>
        </w:trPr>
        <w:tc>
          <w:tcPr>
            <w:tcW w:w="3005" w:type="dxa"/>
            <w:shd w:val="clear" w:color="auto" w:fill="FFFFFF"/>
          </w:tcPr>
          <w:p w14:paraId="4EBF7402"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System Engineering</w:t>
            </w:r>
          </w:p>
        </w:tc>
        <w:tc>
          <w:tcPr>
            <w:tcW w:w="3910" w:type="dxa"/>
            <w:shd w:val="clear" w:color="auto" w:fill="FFFFFF"/>
          </w:tcPr>
          <w:p w14:paraId="21D245A0"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Virtual Server Administration</w:t>
            </w:r>
          </w:p>
        </w:tc>
        <w:tc>
          <w:tcPr>
            <w:tcW w:w="3602" w:type="dxa"/>
            <w:shd w:val="clear" w:color="auto" w:fill="FFFFFF"/>
          </w:tcPr>
          <w:p w14:paraId="1AC5CDE4" w14:textId="19B3958B" w:rsidR="006474DC" w:rsidRPr="009231B9" w:rsidRDefault="00526E66" w:rsidP="000B5A72">
            <w:pPr>
              <w:numPr>
                <w:ilvl w:val="0"/>
                <w:numId w:val="2"/>
              </w:numPr>
              <w:suppressAutoHyphens/>
              <w:spacing w:line="240" w:lineRule="atLeast"/>
              <w:jc w:val="both"/>
              <w:rPr>
                <w:rFonts w:ascii="Calibri" w:hAnsi="Calibri"/>
                <w:sz w:val="20"/>
                <w:szCs w:val="20"/>
              </w:rPr>
            </w:pPr>
            <w:r>
              <w:rPr>
                <w:rFonts w:ascii="Calibri" w:hAnsi="Calibri"/>
                <w:sz w:val="20"/>
                <w:szCs w:val="20"/>
              </w:rPr>
              <w:t xml:space="preserve">Tanium </w:t>
            </w:r>
            <w:r w:rsidR="000C6364">
              <w:rPr>
                <w:rFonts w:ascii="Calibri" w:hAnsi="Calibri"/>
                <w:sz w:val="20"/>
                <w:szCs w:val="20"/>
              </w:rPr>
              <w:t>Packaging Lead</w:t>
            </w:r>
          </w:p>
        </w:tc>
      </w:tr>
      <w:tr w:rsidR="006474DC" w:rsidRPr="009231B9" w14:paraId="368FD27D" w14:textId="77777777" w:rsidTr="006474DC">
        <w:trPr>
          <w:trHeight w:val="212"/>
          <w:jc w:val="center"/>
        </w:trPr>
        <w:tc>
          <w:tcPr>
            <w:tcW w:w="3005" w:type="dxa"/>
            <w:shd w:val="clear" w:color="auto" w:fill="FFFFFF"/>
          </w:tcPr>
          <w:p w14:paraId="6FD1477B"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Cloud Engineering</w:t>
            </w:r>
          </w:p>
        </w:tc>
        <w:tc>
          <w:tcPr>
            <w:tcW w:w="3910" w:type="dxa"/>
            <w:shd w:val="clear" w:color="auto" w:fill="FFFFFF"/>
          </w:tcPr>
          <w:p w14:paraId="4AB02DF9" w14:textId="726BB9A8" w:rsidR="006474DC" w:rsidRPr="009231B9" w:rsidRDefault="005447F6" w:rsidP="000B5A72">
            <w:pPr>
              <w:numPr>
                <w:ilvl w:val="0"/>
                <w:numId w:val="2"/>
              </w:numPr>
              <w:suppressAutoHyphens/>
              <w:spacing w:line="240" w:lineRule="atLeast"/>
              <w:jc w:val="both"/>
              <w:rPr>
                <w:rFonts w:ascii="Calibri" w:hAnsi="Calibri"/>
                <w:sz w:val="20"/>
                <w:szCs w:val="20"/>
              </w:rPr>
            </w:pPr>
            <w:r>
              <w:rPr>
                <w:rFonts w:ascii="Calibri" w:hAnsi="Calibri"/>
                <w:sz w:val="20"/>
                <w:szCs w:val="20"/>
              </w:rPr>
              <w:t>Active Director</w:t>
            </w:r>
            <w:r w:rsidR="00F62BF3">
              <w:rPr>
                <w:rFonts w:ascii="Calibri" w:hAnsi="Calibri"/>
                <w:sz w:val="20"/>
                <w:szCs w:val="20"/>
              </w:rPr>
              <w:t>y</w:t>
            </w:r>
            <w:r>
              <w:rPr>
                <w:rFonts w:ascii="Calibri" w:hAnsi="Calibri"/>
                <w:sz w:val="20"/>
                <w:szCs w:val="20"/>
              </w:rPr>
              <w:t xml:space="preserve"> Server </w:t>
            </w:r>
            <w:r w:rsidR="00F62BF3">
              <w:rPr>
                <w:rFonts w:ascii="Calibri" w:hAnsi="Calibri"/>
                <w:sz w:val="20"/>
                <w:szCs w:val="20"/>
              </w:rPr>
              <w:t xml:space="preserve">Engineer </w:t>
            </w:r>
          </w:p>
        </w:tc>
        <w:tc>
          <w:tcPr>
            <w:tcW w:w="3602" w:type="dxa"/>
            <w:shd w:val="clear" w:color="auto" w:fill="FFFFFF"/>
          </w:tcPr>
          <w:p w14:paraId="63E07FB3" w14:textId="7AF14524" w:rsidR="006474DC" w:rsidRPr="009231B9" w:rsidRDefault="00DA5435" w:rsidP="000B5A72">
            <w:pPr>
              <w:numPr>
                <w:ilvl w:val="0"/>
                <w:numId w:val="2"/>
              </w:numPr>
              <w:suppressAutoHyphens/>
              <w:spacing w:line="240" w:lineRule="atLeast"/>
              <w:jc w:val="both"/>
              <w:rPr>
                <w:rFonts w:ascii="Calibri" w:hAnsi="Calibri"/>
                <w:sz w:val="20"/>
                <w:szCs w:val="20"/>
              </w:rPr>
            </w:pPr>
            <w:r>
              <w:rPr>
                <w:rFonts w:ascii="Calibri" w:hAnsi="Calibri"/>
                <w:sz w:val="20"/>
                <w:szCs w:val="20"/>
              </w:rPr>
              <w:t>Wind</w:t>
            </w:r>
            <w:r w:rsidR="00C00E17">
              <w:rPr>
                <w:rFonts w:ascii="Calibri" w:hAnsi="Calibri"/>
                <w:sz w:val="20"/>
                <w:szCs w:val="20"/>
              </w:rPr>
              <w:t>ows Migration Engineering</w:t>
            </w:r>
          </w:p>
        </w:tc>
      </w:tr>
      <w:tr w:rsidR="006474DC" w:rsidRPr="009231B9" w14:paraId="2B1CC6DB" w14:textId="77777777" w:rsidTr="006474DC">
        <w:trPr>
          <w:trHeight w:val="212"/>
          <w:jc w:val="center"/>
        </w:trPr>
        <w:tc>
          <w:tcPr>
            <w:tcW w:w="3005" w:type="dxa"/>
            <w:shd w:val="clear" w:color="auto" w:fill="FFFFFF"/>
          </w:tcPr>
          <w:p w14:paraId="468AE4CB"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Cyber Security</w:t>
            </w:r>
          </w:p>
        </w:tc>
        <w:tc>
          <w:tcPr>
            <w:tcW w:w="3910" w:type="dxa"/>
            <w:shd w:val="clear" w:color="auto" w:fill="FFFFFF"/>
          </w:tcPr>
          <w:p w14:paraId="5978225A"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SCCM Architect</w:t>
            </w:r>
          </w:p>
        </w:tc>
        <w:tc>
          <w:tcPr>
            <w:tcW w:w="3602" w:type="dxa"/>
            <w:shd w:val="clear" w:color="auto" w:fill="FFFFFF"/>
          </w:tcPr>
          <w:p w14:paraId="70CAB208"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LAN / WAN Engineer</w:t>
            </w:r>
          </w:p>
        </w:tc>
      </w:tr>
      <w:tr w:rsidR="006474DC" w:rsidRPr="009231B9" w14:paraId="1759DA60" w14:textId="77777777" w:rsidTr="006474DC">
        <w:trPr>
          <w:trHeight w:val="212"/>
          <w:jc w:val="center"/>
        </w:trPr>
        <w:tc>
          <w:tcPr>
            <w:tcW w:w="3005" w:type="dxa"/>
            <w:shd w:val="clear" w:color="auto" w:fill="FFFFFF"/>
          </w:tcPr>
          <w:p w14:paraId="0A059368"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IT Security Engineering</w:t>
            </w:r>
          </w:p>
        </w:tc>
        <w:tc>
          <w:tcPr>
            <w:tcW w:w="3910" w:type="dxa"/>
            <w:shd w:val="clear" w:color="auto" w:fill="FFFFFF"/>
          </w:tcPr>
          <w:p w14:paraId="12F4BA13" w14:textId="77777777" w:rsidR="006474DC" w:rsidRPr="009231B9" w:rsidRDefault="006474DC" w:rsidP="000B5A72">
            <w:pPr>
              <w:numPr>
                <w:ilvl w:val="0"/>
                <w:numId w:val="2"/>
              </w:numPr>
              <w:suppressAutoHyphens/>
              <w:spacing w:line="240" w:lineRule="atLeast"/>
              <w:jc w:val="both"/>
              <w:rPr>
                <w:rFonts w:ascii="Calibri" w:hAnsi="Calibri"/>
                <w:sz w:val="20"/>
                <w:szCs w:val="20"/>
              </w:rPr>
            </w:pPr>
            <w:r w:rsidRPr="009231B9">
              <w:rPr>
                <w:rFonts w:ascii="Calibri" w:hAnsi="Calibri"/>
                <w:sz w:val="20"/>
                <w:szCs w:val="20"/>
              </w:rPr>
              <w:t>Project Management</w:t>
            </w:r>
          </w:p>
        </w:tc>
        <w:tc>
          <w:tcPr>
            <w:tcW w:w="3602" w:type="dxa"/>
            <w:shd w:val="clear" w:color="auto" w:fill="FFFFFF"/>
          </w:tcPr>
          <w:p w14:paraId="519334B5" w14:textId="1C1CDDF6" w:rsidR="006474DC" w:rsidRPr="009231B9" w:rsidRDefault="00BE2BA3" w:rsidP="000B5A72">
            <w:pPr>
              <w:numPr>
                <w:ilvl w:val="0"/>
                <w:numId w:val="2"/>
              </w:numPr>
              <w:suppressAutoHyphens/>
              <w:spacing w:line="240" w:lineRule="atLeast"/>
              <w:jc w:val="both"/>
              <w:rPr>
                <w:rFonts w:ascii="Calibri" w:hAnsi="Calibri"/>
                <w:sz w:val="20"/>
                <w:szCs w:val="20"/>
              </w:rPr>
            </w:pPr>
            <w:r>
              <w:rPr>
                <w:rFonts w:ascii="Calibri" w:hAnsi="Calibri"/>
                <w:sz w:val="20"/>
                <w:szCs w:val="20"/>
              </w:rPr>
              <w:t>Server Management</w:t>
            </w:r>
          </w:p>
        </w:tc>
      </w:tr>
    </w:tbl>
    <w:p w14:paraId="6D1B4773" w14:textId="77777777" w:rsidR="004610D9" w:rsidRPr="009231B9" w:rsidRDefault="004610D9" w:rsidP="009231B9">
      <w:pPr>
        <w:spacing w:line="240" w:lineRule="atLeast"/>
        <w:rPr>
          <w:rFonts w:ascii="Calibri" w:eastAsia="Gulim" w:hAnsi="Calibri" w:cs="Calibri"/>
          <w:b/>
          <w:sz w:val="20"/>
          <w:szCs w:val="20"/>
        </w:rPr>
      </w:pPr>
    </w:p>
    <w:p w14:paraId="4A90F7EB" w14:textId="77777777" w:rsidR="00353864" w:rsidRPr="009231B9" w:rsidRDefault="00326431"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Significant Accomplishments</w:t>
      </w:r>
    </w:p>
    <w:p w14:paraId="3683D700" w14:textId="6B3B2049" w:rsidR="00326431"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Systems Engineering and Architecture</w:t>
      </w:r>
      <w:r w:rsidRPr="009231B9">
        <w:rPr>
          <w:rFonts w:ascii="Calibri" w:eastAsia="Gulim" w:hAnsi="Calibri" w:cs="Calibri"/>
          <w:sz w:val="20"/>
          <w:szCs w:val="20"/>
        </w:rPr>
        <w:t xml:space="preserve">– Provide systems consulting and support services including project planning and management, systems analysis and design including requirements definition, user support activities, testing and documentation. Business areas of expertise include healthcare systems, network billing and auditing systems, financial and human resource systems, on mainframe, </w:t>
      </w:r>
      <w:r w:rsidR="00EB72C3" w:rsidRPr="00EB72C3">
        <w:rPr>
          <w:rFonts w:ascii="Calibri" w:eastAsia="Gulim" w:hAnsi="Calibri" w:cs="Calibri"/>
          <w:sz w:val="20"/>
          <w:szCs w:val="20"/>
        </w:rPr>
        <w:t>Linux</w:t>
      </w:r>
      <w:r w:rsidRPr="009231B9">
        <w:rPr>
          <w:rFonts w:ascii="Calibri" w:eastAsia="Gulim" w:hAnsi="Calibri" w:cs="Calibri"/>
          <w:sz w:val="20"/>
          <w:szCs w:val="20"/>
        </w:rPr>
        <w:t>, and Windows platforms. System administrative areas of expertise included MS Windows environments of Exchange server, Windows Cluster Severs, File Server 2000 to 201</w:t>
      </w:r>
      <w:r w:rsidR="00FF6AB8">
        <w:rPr>
          <w:rFonts w:ascii="Calibri" w:eastAsia="Gulim" w:hAnsi="Calibri" w:cs="Calibri"/>
          <w:sz w:val="20"/>
          <w:szCs w:val="20"/>
        </w:rPr>
        <w:t>6.</w:t>
      </w:r>
      <w:r w:rsidRPr="009231B9">
        <w:rPr>
          <w:rFonts w:ascii="Calibri" w:eastAsia="Gulim" w:hAnsi="Calibri" w:cs="Calibri"/>
          <w:sz w:val="20"/>
          <w:szCs w:val="20"/>
        </w:rPr>
        <w:t xml:space="preserve"> Worked with Microsoft Server 2000 – 201</w:t>
      </w:r>
      <w:r w:rsidR="00FF6AB8">
        <w:rPr>
          <w:rFonts w:ascii="Calibri" w:eastAsia="Gulim" w:hAnsi="Calibri" w:cs="Calibri"/>
          <w:sz w:val="20"/>
          <w:szCs w:val="20"/>
        </w:rPr>
        <w:t>9</w:t>
      </w:r>
      <w:r w:rsidRPr="009231B9">
        <w:rPr>
          <w:rFonts w:ascii="Calibri" w:eastAsia="Gulim" w:hAnsi="Calibri" w:cs="Calibri"/>
          <w:sz w:val="20"/>
          <w:szCs w:val="20"/>
        </w:rPr>
        <w:t>; Active Directory, Exchange, DNS, DHCP, IIS; Symantec Endpoint Protection and Mail Security; and RAID configuration.</w:t>
      </w:r>
    </w:p>
    <w:p w14:paraId="7ADBF2AA" w14:textId="77777777" w:rsidR="00326431"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Infrastructure Management</w:t>
      </w:r>
      <w:r w:rsidRPr="009231B9">
        <w:rPr>
          <w:rFonts w:ascii="Calibri" w:eastAsia="Gulim" w:hAnsi="Calibri" w:cs="Calibri"/>
          <w:sz w:val="20"/>
          <w:szCs w:val="20"/>
        </w:rPr>
        <w:t xml:space="preserve">– Performed under the capacity </w:t>
      </w:r>
      <w:r w:rsidR="004E1005" w:rsidRPr="009231B9">
        <w:rPr>
          <w:rFonts w:ascii="Calibri" w:eastAsia="Gulim" w:hAnsi="Calibri" w:cs="Calibri"/>
          <w:sz w:val="20"/>
          <w:szCs w:val="20"/>
        </w:rPr>
        <w:t>of Team</w:t>
      </w:r>
      <w:r w:rsidRPr="009231B9">
        <w:rPr>
          <w:rFonts w:ascii="Calibri" w:eastAsia="Gulim" w:hAnsi="Calibri" w:cs="Calibri"/>
          <w:sz w:val="20"/>
          <w:szCs w:val="20"/>
        </w:rPr>
        <w:t xml:space="preserve"> Lead for Windows 2000 Server and Windows XP workstation migration. I facilitated the design, development and deployment of Microsoft Windows 2000 Servers and Windows XP workstation PCs. The servers saved the company time and money required to store and secure data. The project was completed 4% under the $750,000 budget.</w:t>
      </w:r>
    </w:p>
    <w:p w14:paraId="62F95187" w14:textId="77777777" w:rsidR="00326431" w:rsidRPr="009231B9" w:rsidRDefault="00326431" w:rsidP="000B5A72">
      <w:pPr>
        <w:numPr>
          <w:ilvl w:val="0"/>
          <w:numId w:val="3"/>
        </w:numPr>
        <w:spacing w:line="240" w:lineRule="atLeast"/>
        <w:jc w:val="both"/>
        <w:rPr>
          <w:rFonts w:ascii="Calibri" w:eastAsia="Gulim" w:hAnsi="Calibri" w:cs="Calibri"/>
          <w:sz w:val="20"/>
          <w:szCs w:val="20"/>
        </w:rPr>
      </w:pPr>
      <w:r w:rsidRPr="008175C5">
        <w:rPr>
          <w:rFonts w:ascii="Calibri" w:eastAsia="Gulim" w:hAnsi="Calibri" w:cs="Calibri"/>
          <w:b/>
          <w:bCs/>
          <w:sz w:val="20"/>
          <w:szCs w:val="20"/>
        </w:rPr>
        <w:t>HIPAA</w:t>
      </w:r>
      <w:r w:rsidR="008175C5">
        <w:rPr>
          <w:rFonts w:ascii="Calibri" w:eastAsia="Gulim" w:hAnsi="Calibri" w:cs="Calibri"/>
          <w:b/>
          <w:bCs/>
          <w:sz w:val="20"/>
          <w:szCs w:val="20"/>
        </w:rPr>
        <w:t>-</w:t>
      </w:r>
      <w:r w:rsidRPr="009231B9">
        <w:rPr>
          <w:rFonts w:ascii="Calibri" w:eastAsia="Gulim" w:hAnsi="Calibri" w:cs="Calibri"/>
          <w:sz w:val="20"/>
          <w:szCs w:val="20"/>
        </w:rPr>
        <w:t xml:space="preserve"> Project Lead on the HIPAA Remediation Project. I was responsible for assembling, coaching, and motivating HIPAA Remediation team to minimize negative impacts of security risks while optimizing costs by minimizing administrative cost for server operations and computer security administration. This project provided the network and data security necessary to obtain HIPAA </w:t>
      </w:r>
      <w:r w:rsidR="004E1005" w:rsidRPr="009231B9">
        <w:rPr>
          <w:rFonts w:ascii="Calibri" w:eastAsia="Gulim" w:hAnsi="Calibri" w:cs="Calibri"/>
          <w:sz w:val="20"/>
          <w:szCs w:val="20"/>
        </w:rPr>
        <w:t>standards.</w:t>
      </w:r>
      <w:r w:rsidRPr="009231B9">
        <w:rPr>
          <w:rFonts w:ascii="Calibri" w:eastAsia="Gulim" w:hAnsi="Calibri" w:cs="Calibri"/>
          <w:sz w:val="20"/>
          <w:szCs w:val="20"/>
        </w:rPr>
        <w:t xml:space="preserve"> This project was completed one month early as well as being completed 12% under the </w:t>
      </w:r>
      <w:r w:rsidR="00390763" w:rsidRPr="009231B9">
        <w:rPr>
          <w:rFonts w:ascii="Calibri" w:eastAsia="Gulim" w:hAnsi="Calibri" w:cs="Calibri"/>
          <w:sz w:val="20"/>
          <w:szCs w:val="20"/>
        </w:rPr>
        <w:t>1.7-million-dollar</w:t>
      </w:r>
      <w:r w:rsidRPr="009231B9">
        <w:rPr>
          <w:rFonts w:ascii="Calibri" w:eastAsia="Gulim" w:hAnsi="Calibri" w:cs="Calibri"/>
          <w:sz w:val="20"/>
          <w:szCs w:val="20"/>
        </w:rPr>
        <w:t xml:space="preserve"> budget.</w:t>
      </w:r>
    </w:p>
    <w:p w14:paraId="11B985EE" w14:textId="095AC195" w:rsidR="00326431"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Systems Deployments</w:t>
      </w:r>
      <w:r w:rsidRPr="009231B9">
        <w:rPr>
          <w:rFonts w:ascii="Calibri" w:eastAsia="Gulim" w:hAnsi="Calibri" w:cs="Calibri"/>
          <w:sz w:val="20"/>
          <w:szCs w:val="20"/>
        </w:rPr>
        <w:t>– I have in-depth experience with Microsoft updates and security patches via SCCM</w:t>
      </w:r>
      <w:r w:rsidR="001C081F">
        <w:rPr>
          <w:rFonts w:ascii="Calibri" w:eastAsia="Gulim" w:hAnsi="Calibri" w:cs="Calibri"/>
          <w:sz w:val="20"/>
          <w:szCs w:val="20"/>
        </w:rPr>
        <w:t xml:space="preserve"> and PD</w:t>
      </w:r>
      <w:r w:rsidR="005A7DDB">
        <w:rPr>
          <w:rFonts w:ascii="Calibri" w:eastAsia="Gulim" w:hAnsi="Calibri" w:cs="Calibri"/>
          <w:sz w:val="20"/>
          <w:szCs w:val="20"/>
        </w:rPr>
        <w:t>Q</w:t>
      </w:r>
      <w:r w:rsidRPr="009231B9">
        <w:rPr>
          <w:rFonts w:ascii="Calibri" w:eastAsia="Gulim" w:hAnsi="Calibri" w:cs="Calibri"/>
          <w:sz w:val="20"/>
          <w:szCs w:val="20"/>
        </w:rPr>
        <w:t xml:space="preserve"> and installed new operating systems via Microsoft System Center SCCM 20012 using OSD/MDT. I have created 100's of standalone and </w:t>
      </w:r>
      <w:r w:rsidR="00D92BF1" w:rsidRPr="009231B9">
        <w:rPr>
          <w:rFonts w:ascii="Calibri" w:eastAsia="Gulim" w:hAnsi="Calibri" w:cs="Calibri"/>
          <w:sz w:val="20"/>
          <w:szCs w:val="20"/>
        </w:rPr>
        <w:t>third-party</w:t>
      </w:r>
      <w:r w:rsidRPr="009231B9">
        <w:rPr>
          <w:rFonts w:ascii="Calibri" w:eastAsia="Gulim" w:hAnsi="Calibri" w:cs="Calibri"/>
          <w:sz w:val="20"/>
          <w:szCs w:val="20"/>
        </w:rPr>
        <w:t xml:space="preserve"> packages (</w:t>
      </w:r>
      <w:proofErr w:type="spellStart"/>
      <w:r w:rsidRPr="009231B9">
        <w:rPr>
          <w:rFonts w:ascii="Calibri" w:eastAsia="Gulim" w:hAnsi="Calibri" w:cs="Calibri"/>
          <w:sz w:val="20"/>
          <w:szCs w:val="20"/>
        </w:rPr>
        <w:t>msi</w:t>
      </w:r>
      <w:proofErr w:type="spellEnd"/>
      <w:r w:rsidRPr="009231B9">
        <w:rPr>
          <w:rFonts w:ascii="Calibri" w:eastAsia="Gulim" w:hAnsi="Calibri" w:cs="Calibri"/>
          <w:sz w:val="20"/>
          <w:szCs w:val="20"/>
        </w:rPr>
        <w:t xml:space="preserve"> and exe) using numerous tools and scripting methods at clients as large as 15,000 seats. I have designed and implemented SMS remotely for </w:t>
      </w:r>
      <w:r w:rsidR="00D92BF1" w:rsidRPr="009231B9">
        <w:rPr>
          <w:rFonts w:ascii="Calibri" w:eastAsia="Gulim" w:hAnsi="Calibri" w:cs="Calibri"/>
          <w:sz w:val="20"/>
          <w:szCs w:val="20"/>
        </w:rPr>
        <w:t>many client</w:t>
      </w:r>
      <w:r w:rsidR="00D92BF1">
        <w:rPr>
          <w:rFonts w:ascii="Calibri" w:eastAsia="Gulim" w:hAnsi="Calibri" w:cs="Calibri"/>
          <w:sz w:val="20"/>
          <w:szCs w:val="20"/>
        </w:rPr>
        <w:t>s</w:t>
      </w:r>
      <w:r w:rsidRPr="009231B9">
        <w:rPr>
          <w:rFonts w:ascii="Calibri" w:eastAsia="Gulim" w:hAnsi="Calibri" w:cs="Calibri"/>
          <w:sz w:val="20"/>
          <w:szCs w:val="20"/>
        </w:rPr>
        <w:t xml:space="preserve"> without ever visiting the actual site, as well as administrating sites via remote. While Windows Server Administration is my main </w:t>
      </w:r>
      <w:proofErr w:type="gramStart"/>
      <w:r w:rsidR="00921FB3" w:rsidRPr="009231B9">
        <w:rPr>
          <w:rFonts w:ascii="Calibri" w:eastAsia="Gulim" w:hAnsi="Calibri" w:cs="Calibri"/>
          <w:sz w:val="20"/>
          <w:szCs w:val="20"/>
        </w:rPr>
        <w:t>skillset</w:t>
      </w:r>
      <w:proofErr w:type="gramEnd"/>
      <w:r w:rsidR="00921FB3" w:rsidRPr="009231B9">
        <w:rPr>
          <w:rFonts w:ascii="Calibri" w:eastAsia="Gulim" w:hAnsi="Calibri" w:cs="Calibri"/>
          <w:sz w:val="20"/>
          <w:szCs w:val="20"/>
        </w:rPr>
        <w:t>,</w:t>
      </w:r>
      <w:r w:rsidRPr="009231B9">
        <w:rPr>
          <w:rFonts w:ascii="Calibri" w:eastAsia="Gulim" w:hAnsi="Calibri" w:cs="Calibri"/>
          <w:sz w:val="20"/>
          <w:szCs w:val="20"/>
        </w:rPr>
        <w:t xml:space="preserve"> I have worked with SCCM and SCOM many times as well. Used MS Audit Collection services to monitor and audit MS Active Directory security policies.</w:t>
      </w:r>
    </w:p>
    <w:p w14:paraId="1553C5CB" w14:textId="77777777" w:rsidR="00326431"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 xml:space="preserve">SCCM </w:t>
      </w:r>
      <w:r w:rsidR="00C9655C" w:rsidRPr="009231B9">
        <w:rPr>
          <w:rFonts w:ascii="Calibri" w:eastAsia="Gulim" w:hAnsi="Calibri" w:cs="Calibri"/>
          <w:b/>
          <w:sz w:val="20"/>
          <w:szCs w:val="20"/>
        </w:rPr>
        <w:t>Architecture and</w:t>
      </w:r>
      <w:r w:rsidRPr="009231B9">
        <w:rPr>
          <w:rFonts w:ascii="Calibri" w:eastAsia="Gulim" w:hAnsi="Calibri" w:cs="Calibri"/>
          <w:b/>
          <w:sz w:val="20"/>
          <w:szCs w:val="20"/>
        </w:rPr>
        <w:t xml:space="preserve"> Patch management</w:t>
      </w:r>
      <w:r w:rsidRPr="009231B9">
        <w:rPr>
          <w:rFonts w:ascii="Calibri" w:eastAsia="Gulim" w:hAnsi="Calibri" w:cs="Calibri"/>
          <w:sz w:val="20"/>
          <w:szCs w:val="20"/>
        </w:rPr>
        <w:t>- Worked on Domain migration due to FCSO merger and managed several SCCM installations in other domains that were administered centrally at the Enterprise level. Design and implementation of SCCM 2007 to 2012, a very complex environment with multiple remote sites and 4,100 seats.</w:t>
      </w:r>
    </w:p>
    <w:p w14:paraId="49D7B76A" w14:textId="299D954E" w:rsidR="00326431"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Project Management</w:t>
      </w:r>
      <w:r w:rsidRPr="009231B9">
        <w:rPr>
          <w:rFonts w:ascii="Calibri" w:eastAsia="Gulim" w:hAnsi="Calibri" w:cs="Calibri"/>
          <w:sz w:val="20"/>
          <w:szCs w:val="20"/>
        </w:rPr>
        <w:t xml:space="preserve">– Worked as a project manager on the wireless project while maintaining responsibilities as a network administrator.  I mentored and facilitated personnel and coordinated meetings on time.  The project was accomplished 12% less than the </w:t>
      </w:r>
      <w:r w:rsidR="00390763" w:rsidRPr="009231B9">
        <w:rPr>
          <w:rFonts w:ascii="Calibri" w:eastAsia="Gulim" w:hAnsi="Calibri" w:cs="Calibri"/>
          <w:sz w:val="20"/>
          <w:szCs w:val="20"/>
        </w:rPr>
        <w:t>500,000-dollar</w:t>
      </w:r>
      <w:r w:rsidRPr="009231B9">
        <w:rPr>
          <w:rFonts w:ascii="Calibri" w:eastAsia="Gulim" w:hAnsi="Calibri" w:cs="Calibri"/>
          <w:sz w:val="20"/>
          <w:szCs w:val="20"/>
        </w:rPr>
        <w:t xml:space="preserve"> </w:t>
      </w:r>
      <w:r w:rsidR="00761BF2" w:rsidRPr="009231B9">
        <w:rPr>
          <w:rFonts w:ascii="Calibri" w:eastAsia="Gulim" w:hAnsi="Calibri" w:cs="Calibri"/>
          <w:sz w:val="20"/>
          <w:szCs w:val="20"/>
        </w:rPr>
        <w:t>budget</w:t>
      </w:r>
      <w:r w:rsidRPr="009231B9">
        <w:rPr>
          <w:rFonts w:ascii="Calibri" w:eastAsia="Gulim" w:hAnsi="Calibri" w:cs="Calibri"/>
          <w:sz w:val="20"/>
          <w:szCs w:val="20"/>
        </w:rPr>
        <w:t xml:space="preserve"> two weeks </w:t>
      </w:r>
      <w:r w:rsidR="00FE2C17" w:rsidRPr="009231B9">
        <w:rPr>
          <w:rFonts w:ascii="Calibri" w:eastAsia="Gulim" w:hAnsi="Calibri" w:cs="Calibri"/>
          <w:sz w:val="20"/>
          <w:szCs w:val="20"/>
        </w:rPr>
        <w:t>earlier</w:t>
      </w:r>
      <w:r w:rsidRPr="009231B9">
        <w:rPr>
          <w:rFonts w:ascii="Calibri" w:eastAsia="Gulim" w:hAnsi="Calibri" w:cs="Calibri"/>
          <w:sz w:val="20"/>
          <w:szCs w:val="20"/>
        </w:rPr>
        <w:t>.</w:t>
      </w:r>
    </w:p>
    <w:p w14:paraId="73A43FF6" w14:textId="3FAEF01B" w:rsidR="00326431"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Cloud technologies /Virtualization Management</w:t>
      </w:r>
      <w:r w:rsidRPr="009231B9">
        <w:rPr>
          <w:rFonts w:ascii="Calibri" w:eastAsia="Gulim" w:hAnsi="Calibri" w:cs="Calibri"/>
          <w:sz w:val="20"/>
          <w:szCs w:val="20"/>
        </w:rPr>
        <w:t xml:space="preserve">–I </w:t>
      </w:r>
      <w:r w:rsidR="00761BF2" w:rsidRPr="009231B9">
        <w:rPr>
          <w:rFonts w:ascii="Calibri" w:eastAsia="Gulim" w:hAnsi="Calibri" w:cs="Calibri"/>
          <w:sz w:val="20"/>
          <w:szCs w:val="20"/>
        </w:rPr>
        <w:t>set up</w:t>
      </w:r>
      <w:r w:rsidRPr="009231B9">
        <w:rPr>
          <w:rFonts w:ascii="Calibri" w:eastAsia="Gulim" w:hAnsi="Calibri" w:cs="Calibri"/>
          <w:sz w:val="20"/>
          <w:szCs w:val="20"/>
        </w:rPr>
        <w:t xml:space="preserve"> a Disaster and recovery in Microsoft Azure to Mirror the production and development environments. I designed, </w:t>
      </w:r>
      <w:r w:rsidR="00921FB3" w:rsidRPr="009231B9">
        <w:rPr>
          <w:rFonts w:ascii="Calibri" w:eastAsia="Gulim" w:hAnsi="Calibri" w:cs="Calibri"/>
          <w:sz w:val="20"/>
          <w:szCs w:val="20"/>
        </w:rPr>
        <w:t>developed,</w:t>
      </w:r>
      <w:r w:rsidRPr="009231B9">
        <w:rPr>
          <w:rFonts w:ascii="Calibri" w:eastAsia="Gulim" w:hAnsi="Calibri" w:cs="Calibri"/>
          <w:sz w:val="20"/>
          <w:szCs w:val="20"/>
        </w:rPr>
        <w:t xml:space="preserve"> and built </w:t>
      </w:r>
      <w:r w:rsidR="00F7753B" w:rsidRPr="009231B9">
        <w:rPr>
          <w:rFonts w:ascii="Calibri" w:eastAsia="Gulim" w:hAnsi="Calibri" w:cs="Calibri"/>
          <w:sz w:val="20"/>
          <w:szCs w:val="20"/>
        </w:rPr>
        <w:t>out data</w:t>
      </w:r>
      <w:r w:rsidRPr="009231B9">
        <w:rPr>
          <w:rFonts w:ascii="Calibri" w:eastAsia="Gulim" w:hAnsi="Calibri" w:cs="Calibri"/>
          <w:sz w:val="20"/>
          <w:szCs w:val="20"/>
        </w:rPr>
        <w:t xml:space="preserve"> centers utilizing IBM </w:t>
      </w:r>
      <w:r w:rsidR="00921FB3" w:rsidRPr="009231B9">
        <w:rPr>
          <w:rFonts w:ascii="Calibri" w:eastAsia="Gulim" w:hAnsi="Calibri" w:cs="Calibri"/>
          <w:sz w:val="20"/>
          <w:szCs w:val="20"/>
        </w:rPr>
        <w:t>SoftLayer</w:t>
      </w:r>
      <w:r w:rsidRPr="009231B9">
        <w:rPr>
          <w:rFonts w:ascii="Calibri" w:eastAsia="Gulim" w:hAnsi="Calibri" w:cs="Calibri"/>
          <w:sz w:val="20"/>
          <w:szCs w:val="20"/>
        </w:rPr>
        <w:t xml:space="preserve"> Cloud management portal and PowerShell scripts. I built Virtual Machines in Hyper -V Cluster and setup load balancing.</w:t>
      </w:r>
    </w:p>
    <w:p w14:paraId="74AF3D31" w14:textId="121804C9" w:rsidR="00B75D85" w:rsidRPr="00CF2D76" w:rsidRDefault="00B75D85" w:rsidP="00CF2D76">
      <w:pPr>
        <w:numPr>
          <w:ilvl w:val="0"/>
          <w:numId w:val="3"/>
        </w:numPr>
        <w:spacing w:line="240" w:lineRule="atLeast"/>
        <w:jc w:val="both"/>
        <w:rPr>
          <w:rFonts w:ascii="Calibri" w:eastAsia="Gulim" w:hAnsi="Calibri" w:cs="Calibri"/>
          <w:sz w:val="20"/>
          <w:szCs w:val="20"/>
        </w:rPr>
      </w:pPr>
      <w:r w:rsidRPr="00B75D85">
        <w:rPr>
          <w:rFonts w:ascii="Calibri" w:eastAsia="Gulim" w:hAnsi="Calibri" w:cs="Calibri"/>
          <w:sz w:val="20"/>
          <w:szCs w:val="20"/>
        </w:rPr>
        <w:lastRenderedPageBreak/>
        <w:t>Optimization of User Onboarding Process</w:t>
      </w:r>
    </w:p>
    <w:p w14:paraId="7F36B421" w14:textId="6E0D245B" w:rsidR="00353864" w:rsidRPr="009231B9" w:rsidRDefault="00326431" w:rsidP="000B5A72">
      <w:pPr>
        <w:numPr>
          <w:ilvl w:val="0"/>
          <w:numId w:val="3"/>
        </w:numPr>
        <w:spacing w:line="240" w:lineRule="atLeast"/>
        <w:jc w:val="both"/>
        <w:rPr>
          <w:rFonts w:ascii="Calibri" w:eastAsia="Gulim" w:hAnsi="Calibri" w:cs="Calibri"/>
          <w:sz w:val="20"/>
          <w:szCs w:val="20"/>
        </w:rPr>
      </w:pPr>
      <w:r w:rsidRPr="009231B9">
        <w:rPr>
          <w:rFonts w:ascii="Calibri" w:eastAsia="Gulim" w:hAnsi="Calibri" w:cs="Calibri"/>
          <w:b/>
          <w:sz w:val="20"/>
          <w:szCs w:val="20"/>
        </w:rPr>
        <w:t>Cyber Security –</w:t>
      </w:r>
      <w:r w:rsidRPr="009231B9">
        <w:rPr>
          <w:rFonts w:ascii="Calibri" w:eastAsia="Gulim" w:hAnsi="Calibri" w:cs="Calibri"/>
          <w:sz w:val="20"/>
          <w:szCs w:val="20"/>
        </w:rPr>
        <w:t xml:space="preserve">Provided NIST Cybersecurity Framework utilizing policy framework of computer security to improve their ability to prevent, detect, and respond to </w:t>
      </w:r>
      <w:r w:rsidR="001D0D18" w:rsidRPr="009231B9">
        <w:rPr>
          <w:rFonts w:ascii="Calibri" w:eastAsia="Gulim" w:hAnsi="Calibri" w:cs="Calibri"/>
          <w:sz w:val="20"/>
          <w:szCs w:val="20"/>
        </w:rPr>
        <w:t>cyber-attacks</w:t>
      </w:r>
      <w:r w:rsidRPr="009231B9">
        <w:rPr>
          <w:rFonts w:ascii="Calibri" w:eastAsia="Gulim" w:hAnsi="Calibri" w:cs="Calibri"/>
          <w:sz w:val="20"/>
          <w:szCs w:val="20"/>
        </w:rPr>
        <w:t>.</w:t>
      </w:r>
    </w:p>
    <w:p w14:paraId="70A94840" w14:textId="77777777" w:rsidR="00326431" w:rsidRPr="009231B9" w:rsidRDefault="00326431" w:rsidP="009231B9">
      <w:pPr>
        <w:spacing w:line="240" w:lineRule="atLeast"/>
        <w:jc w:val="both"/>
        <w:rPr>
          <w:rFonts w:ascii="Calibri" w:eastAsia="Gulim" w:hAnsi="Calibri" w:cs="Calibri"/>
          <w:sz w:val="20"/>
          <w:szCs w:val="20"/>
        </w:rPr>
      </w:pPr>
    </w:p>
    <w:p w14:paraId="2945BF9B" w14:textId="77777777" w:rsidR="002C2967" w:rsidRPr="009231B9" w:rsidRDefault="002C2967" w:rsidP="009231B9">
      <w:pPr>
        <w:spacing w:line="240" w:lineRule="atLeast"/>
        <w:rPr>
          <w:rFonts w:ascii="Calibri" w:eastAsia="Gulim" w:hAnsi="Calibri" w:cs="Calibri"/>
          <w:b/>
          <w:sz w:val="20"/>
          <w:szCs w:val="20"/>
        </w:rPr>
      </w:pPr>
    </w:p>
    <w:p w14:paraId="73D456A0" w14:textId="77777777" w:rsidR="002C2967" w:rsidRPr="009231B9" w:rsidRDefault="002C2967"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TECHNICAL Expertise</w:t>
      </w:r>
    </w:p>
    <w:p w14:paraId="340C369B" w14:textId="77777777" w:rsidR="002C2967" w:rsidRPr="009231B9" w:rsidRDefault="002C2967" w:rsidP="009231B9">
      <w:pPr>
        <w:spacing w:line="240" w:lineRule="atLeast"/>
        <w:jc w:val="both"/>
        <w:rPr>
          <w:rFonts w:ascii="Calibri" w:eastAsia="Gulim" w:hAnsi="Calibri" w:cs="Calibri"/>
          <w:sz w:val="20"/>
          <w:szCs w:val="20"/>
        </w:rPr>
      </w:pPr>
    </w:p>
    <w:tbl>
      <w:tblPr>
        <w:tblW w:w="0" w:type="auto"/>
        <w:tblInd w:w="250" w:type="dxa"/>
        <w:tblLook w:val="04A0" w:firstRow="1" w:lastRow="0" w:firstColumn="1" w:lastColumn="0" w:noHBand="0" w:noVBand="1"/>
      </w:tblPr>
      <w:tblGrid>
        <w:gridCol w:w="3897"/>
        <w:gridCol w:w="6653"/>
      </w:tblGrid>
      <w:tr w:rsidR="002C2967" w:rsidRPr="000B5A72" w14:paraId="77CCC093" w14:textId="77777777" w:rsidTr="000B5A72">
        <w:tc>
          <w:tcPr>
            <w:tcW w:w="3969" w:type="dxa"/>
          </w:tcPr>
          <w:p w14:paraId="5397A329"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Network, Server, LAN, protocols, and Services:</w:t>
            </w:r>
          </w:p>
        </w:tc>
        <w:tc>
          <w:tcPr>
            <w:tcW w:w="6797" w:type="dxa"/>
          </w:tcPr>
          <w:p w14:paraId="7B5B4757" w14:textId="77777777"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Ethernet, 10/100 Gigabit Switching, CAT 5e, TCP/IP, UDP/IP, OSI, DHCP, DNS, NTP, FTP, Telnet, Web Servers, Firewall, SNMP, SMTP, SAN, NFS, PPP, (R)RAS, FTP, Network traffic sniffing &amp; analysis.</w:t>
            </w:r>
          </w:p>
        </w:tc>
      </w:tr>
      <w:tr w:rsidR="002C2967" w:rsidRPr="000B5A72" w14:paraId="41D8CEA8" w14:textId="77777777" w:rsidTr="000B5A72">
        <w:tc>
          <w:tcPr>
            <w:tcW w:w="3969" w:type="dxa"/>
          </w:tcPr>
          <w:p w14:paraId="0504BDDE"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System Deployment:</w:t>
            </w:r>
          </w:p>
        </w:tc>
        <w:tc>
          <w:tcPr>
            <w:tcW w:w="6797" w:type="dxa"/>
          </w:tcPr>
          <w:p w14:paraId="21F4A7DF" w14:textId="2CBAEE30"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SCCM 2007</w:t>
            </w:r>
            <w:r w:rsidR="00843058">
              <w:rPr>
                <w:rFonts w:ascii="Calibri" w:eastAsia="Gulim" w:hAnsi="Calibri" w:cs="Calibri"/>
                <w:sz w:val="20"/>
                <w:szCs w:val="20"/>
              </w:rPr>
              <w:t xml:space="preserve"> to current branch version</w:t>
            </w:r>
            <w:r w:rsidRPr="000B5A72">
              <w:rPr>
                <w:rFonts w:ascii="Calibri" w:eastAsia="Gulim" w:hAnsi="Calibri" w:cs="Calibri"/>
                <w:sz w:val="20"/>
                <w:szCs w:val="20"/>
              </w:rPr>
              <w:t xml:space="preserve">, SCOM, SMS, </w:t>
            </w:r>
            <w:proofErr w:type="spellStart"/>
            <w:r w:rsidRPr="000B5A72">
              <w:rPr>
                <w:rFonts w:ascii="Calibri" w:eastAsia="Gulim" w:hAnsi="Calibri" w:cs="Calibri"/>
                <w:sz w:val="20"/>
                <w:szCs w:val="20"/>
              </w:rPr>
              <w:t>Win</w:t>
            </w:r>
            <w:r w:rsidR="00BA74EE">
              <w:rPr>
                <w:rFonts w:ascii="Calibri" w:eastAsia="Gulim" w:hAnsi="Calibri" w:cs="Calibri"/>
                <w:sz w:val="20"/>
                <w:szCs w:val="20"/>
              </w:rPr>
              <w:t>in</w:t>
            </w:r>
            <w:r w:rsidRPr="000B5A72">
              <w:rPr>
                <w:rFonts w:ascii="Calibri" w:eastAsia="Gulim" w:hAnsi="Calibri" w:cs="Calibri"/>
                <w:sz w:val="20"/>
                <w:szCs w:val="20"/>
              </w:rPr>
              <w:t>stall</w:t>
            </w:r>
            <w:proofErr w:type="spellEnd"/>
            <w:r w:rsidRPr="000B5A72">
              <w:rPr>
                <w:rFonts w:ascii="Calibri" w:eastAsia="Gulim" w:hAnsi="Calibri" w:cs="Calibri"/>
                <w:sz w:val="20"/>
                <w:szCs w:val="20"/>
              </w:rPr>
              <w:t>, Install Shield</w:t>
            </w:r>
          </w:p>
        </w:tc>
      </w:tr>
      <w:tr w:rsidR="002C2967" w:rsidRPr="000B5A72" w14:paraId="4E6B7108" w14:textId="77777777" w:rsidTr="000B5A72">
        <w:tc>
          <w:tcPr>
            <w:tcW w:w="3969" w:type="dxa"/>
          </w:tcPr>
          <w:p w14:paraId="357CE929"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Server Operating Systems:</w:t>
            </w:r>
          </w:p>
        </w:tc>
        <w:tc>
          <w:tcPr>
            <w:tcW w:w="6797" w:type="dxa"/>
          </w:tcPr>
          <w:p w14:paraId="1409937A" w14:textId="55BFEED3" w:rsidR="002C2967" w:rsidRPr="000B5A72" w:rsidRDefault="00EB72C3" w:rsidP="000B5A72">
            <w:pPr>
              <w:spacing w:line="240" w:lineRule="atLeast"/>
              <w:jc w:val="both"/>
              <w:rPr>
                <w:rFonts w:ascii="Calibri" w:eastAsia="Gulim" w:hAnsi="Calibri" w:cs="Calibri"/>
                <w:sz w:val="20"/>
                <w:szCs w:val="20"/>
              </w:rPr>
            </w:pPr>
            <w:r w:rsidRPr="00EB72C3">
              <w:rPr>
                <w:rFonts w:ascii="Calibri" w:eastAsia="Gulim" w:hAnsi="Calibri" w:cs="Calibri"/>
                <w:sz w:val="20"/>
                <w:szCs w:val="20"/>
              </w:rPr>
              <w:t>Linux</w:t>
            </w:r>
            <w:r w:rsidR="002C2967" w:rsidRPr="000B5A72">
              <w:rPr>
                <w:rFonts w:ascii="Calibri" w:eastAsia="Gulim" w:hAnsi="Calibri" w:cs="Calibri"/>
                <w:sz w:val="20"/>
                <w:szCs w:val="20"/>
              </w:rPr>
              <w:t>, Mainframe Windows, NT, Windows server 2000 to 20</w:t>
            </w:r>
            <w:r w:rsidR="00927984">
              <w:rPr>
                <w:rFonts w:ascii="Calibri" w:eastAsia="Gulim" w:hAnsi="Calibri" w:cs="Calibri"/>
                <w:sz w:val="20"/>
                <w:szCs w:val="20"/>
              </w:rPr>
              <w:t>19</w:t>
            </w:r>
            <w:r w:rsidR="002C2967" w:rsidRPr="000B5A72">
              <w:rPr>
                <w:rFonts w:ascii="Calibri" w:eastAsia="Gulim" w:hAnsi="Calibri" w:cs="Calibri"/>
                <w:sz w:val="20"/>
                <w:szCs w:val="20"/>
              </w:rPr>
              <w:t xml:space="preserve"> and IIS 5 – 7.0. Citrix XP Farm versions 4.0, 4.5 and 5.0.</w:t>
            </w:r>
          </w:p>
        </w:tc>
      </w:tr>
      <w:tr w:rsidR="002C2967" w:rsidRPr="000B5A72" w14:paraId="343D101C" w14:textId="77777777" w:rsidTr="000B5A72">
        <w:tc>
          <w:tcPr>
            <w:tcW w:w="3969" w:type="dxa"/>
          </w:tcPr>
          <w:p w14:paraId="0ADC2536"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Desktop OS:</w:t>
            </w:r>
          </w:p>
        </w:tc>
        <w:tc>
          <w:tcPr>
            <w:tcW w:w="6797" w:type="dxa"/>
          </w:tcPr>
          <w:p w14:paraId="3A8C5246" w14:textId="5A53E853"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 xml:space="preserve">DOS, </w:t>
            </w:r>
            <w:r w:rsidR="00EB72C3" w:rsidRPr="00EB72C3">
              <w:rPr>
                <w:rFonts w:ascii="Calibri" w:eastAsia="Gulim" w:hAnsi="Calibri" w:cs="Calibri"/>
                <w:sz w:val="20"/>
                <w:szCs w:val="20"/>
              </w:rPr>
              <w:t>Linux</w:t>
            </w:r>
            <w:r w:rsidRPr="000B5A72">
              <w:rPr>
                <w:rFonts w:ascii="Calibri" w:eastAsia="Gulim" w:hAnsi="Calibri" w:cs="Calibri"/>
                <w:sz w:val="20"/>
                <w:szCs w:val="20"/>
              </w:rPr>
              <w:t>, VMS, Windows NT / 2000 / XP / Vista, Windows 7</w:t>
            </w:r>
            <w:r w:rsidR="003D04EF">
              <w:rPr>
                <w:rFonts w:ascii="Calibri" w:eastAsia="Gulim" w:hAnsi="Calibri" w:cs="Calibri"/>
                <w:sz w:val="20"/>
                <w:szCs w:val="20"/>
              </w:rPr>
              <w:t xml:space="preserve">, </w:t>
            </w:r>
            <w:r w:rsidR="00E839F8">
              <w:rPr>
                <w:rFonts w:ascii="Calibri" w:eastAsia="Gulim" w:hAnsi="Calibri" w:cs="Calibri"/>
                <w:sz w:val="20"/>
                <w:szCs w:val="20"/>
              </w:rPr>
              <w:t>10, 11</w:t>
            </w:r>
            <w:r w:rsidRPr="000B5A72">
              <w:rPr>
                <w:rFonts w:ascii="Calibri" w:eastAsia="Gulim" w:hAnsi="Calibri" w:cs="Calibri"/>
                <w:sz w:val="20"/>
                <w:szCs w:val="20"/>
              </w:rPr>
              <w:t>.</w:t>
            </w:r>
          </w:p>
        </w:tc>
      </w:tr>
      <w:tr w:rsidR="002C2967" w:rsidRPr="000B5A72" w14:paraId="51F80B83" w14:textId="77777777" w:rsidTr="000B5A72">
        <w:tc>
          <w:tcPr>
            <w:tcW w:w="3969" w:type="dxa"/>
          </w:tcPr>
          <w:p w14:paraId="259FE35B"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WAN:</w:t>
            </w:r>
          </w:p>
        </w:tc>
        <w:tc>
          <w:tcPr>
            <w:tcW w:w="6797" w:type="dxa"/>
          </w:tcPr>
          <w:p w14:paraId="01E1E418" w14:textId="77777777"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Frame Relay, ISDN PRI / BRI T-1, ATM, MAN, Cisco Routers, Hubs Switches.</w:t>
            </w:r>
          </w:p>
        </w:tc>
      </w:tr>
      <w:tr w:rsidR="002C2967" w:rsidRPr="000B5A72" w14:paraId="1F8EECEA" w14:textId="77777777" w:rsidTr="000B5A72">
        <w:tc>
          <w:tcPr>
            <w:tcW w:w="3969" w:type="dxa"/>
          </w:tcPr>
          <w:p w14:paraId="33DE9389"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Net Security:</w:t>
            </w:r>
          </w:p>
        </w:tc>
        <w:tc>
          <w:tcPr>
            <w:tcW w:w="6797" w:type="dxa"/>
          </w:tcPr>
          <w:p w14:paraId="7CCEAB4F" w14:textId="77777777"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PGP, N.G. Sniffer, Intrusion Detection, Cisco Net Tools, Spectrum, HP, Symantec Endpoint, OpenView, What’s Up Gold, Surf Watch</w:t>
            </w:r>
          </w:p>
        </w:tc>
      </w:tr>
      <w:tr w:rsidR="002C2967" w:rsidRPr="000B5A72" w14:paraId="07FA52AD" w14:textId="77777777" w:rsidTr="000B5A72">
        <w:tc>
          <w:tcPr>
            <w:tcW w:w="3969" w:type="dxa"/>
          </w:tcPr>
          <w:p w14:paraId="4923802F"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Software:</w:t>
            </w:r>
          </w:p>
        </w:tc>
        <w:tc>
          <w:tcPr>
            <w:tcW w:w="6797" w:type="dxa"/>
          </w:tcPr>
          <w:p w14:paraId="71F9673C" w14:textId="43070EB7"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 xml:space="preserve">MS &amp; WP Office, MS SQL, </w:t>
            </w:r>
            <w:proofErr w:type="spellStart"/>
            <w:r w:rsidRPr="000B5A72">
              <w:rPr>
                <w:rFonts w:ascii="Calibri" w:eastAsia="Gulim" w:hAnsi="Calibri" w:cs="Calibri"/>
                <w:sz w:val="20"/>
                <w:szCs w:val="20"/>
              </w:rPr>
              <w:t>VAXset</w:t>
            </w:r>
            <w:proofErr w:type="spellEnd"/>
            <w:r w:rsidRPr="000B5A72">
              <w:rPr>
                <w:rFonts w:ascii="Calibri" w:eastAsia="Gulim" w:hAnsi="Calibri" w:cs="Calibri"/>
                <w:sz w:val="20"/>
                <w:szCs w:val="20"/>
              </w:rPr>
              <w:t xml:space="preserve">, RDB, VMWare, </w:t>
            </w:r>
            <w:proofErr w:type="spellStart"/>
            <w:r w:rsidR="00CC2120" w:rsidRPr="00CC2120">
              <w:rPr>
                <w:rFonts w:ascii="Calibri" w:eastAsia="Gulim" w:hAnsi="Calibri" w:cs="Calibri"/>
                <w:sz w:val="20"/>
                <w:szCs w:val="20"/>
              </w:rPr>
              <w:t>VMWare</w:t>
            </w:r>
            <w:r w:rsidR="00EF7771">
              <w:rPr>
                <w:rFonts w:ascii="Calibri" w:eastAsia="Gulim" w:hAnsi="Calibri" w:cs="Calibri"/>
                <w:sz w:val="20"/>
                <w:szCs w:val="20"/>
              </w:rPr>
              <w:t>horizon</w:t>
            </w:r>
            <w:proofErr w:type="spellEnd"/>
            <w:r w:rsidR="00EF7771">
              <w:rPr>
                <w:rFonts w:ascii="Calibri" w:eastAsia="Gulim" w:hAnsi="Calibri" w:cs="Calibri"/>
                <w:sz w:val="20"/>
                <w:szCs w:val="20"/>
              </w:rPr>
              <w:t xml:space="preserve">, </w:t>
            </w:r>
            <w:proofErr w:type="spellStart"/>
            <w:r w:rsidRPr="000B5A72">
              <w:rPr>
                <w:rFonts w:ascii="Calibri" w:eastAsia="Gulim" w:hAnsi="Calibri" w:cs="Calibri"/>
                <w:sz w:val="20"/>
                <w:szCs w:val="20"/>
              </w:rPr>
              <w:t>VSphere</w:t>
            </w:r>
            <w:proofErr w:type="spellEnd"/>
            <w:r w:rsidRPr="000B5A72">
              <w:rPr>
                <w:rFonts w:ascii="Calibri" w:eastAsia="Gulim" w:hAnsi="Calibri" w:cs="Calibri"/>
                <w:sz w:val="20"/>
                <w:szCs w:val="20"/>
              </w:rPr>
              <w:t xml:space="preserve"> </w:t>
            </w:r>
            <w:proofErr w:type="spellStart"/>
            <w:r w:rsidR="000A50C4">
              <w:rPr>
                <w:rFonts w:ascii="Calibri" w:eastAsia="Gulim" w:hAnsi="Calibri" w:cs="Calibri"/>
                <w:sz w:val="20"/>
                <w:szCs w:val="20"/>
              </w:rPr>
              <w:t>ESXi</w:t>
            </w:r>
            <w:proofErr w:type="spellEnd"/>
            <w:r w:rsidR="00F47203">
              <w:rPr>
                <w:rFonts w:ascii="Calibri" w:eastAsia="Gulim" w:hAnsi="Calibri" w:cs="Calibri"/>
                <w:sz w:val="20"/>
                <w:szCs w:val="20"/>
              </w:rPr>
              <w:t xml:space="preserve"> </w:t>
            </w:r>
            <w:r w:rsidRPr="000B5A72">
              <w:rPr>
                <w:rFonts w:ascii="Calibri" w:eastAsia="Gulim" w:hAnsi="Calibri" w:cs="Calibri"/>
                <w:sz w:val="20"/>
                <w:szCs w:val="20"/>
              </w:rPr>
              <w:t xml:space="preserve">version </w:t>
            </w:r>
            <w:r w:rsidR="000C3202">
              <w:rPr>
                <w:rFonts w:ascii="Calibri" w:eastAsia="Gulim" w:hAnsi="Calibri" w:cs="Calibri"/>
                <w:sz w:val="20"/>
                <w:szCs w:val="20"/>
              </w:rPr>
              <w:t>7</w:t>
            </w:r>
            <w:r w:rsidRPr="000B5A72">
              <w:rPr>
                <w:rFonts w:ascii="Calibri" w:eastAsia="Gulim" w:hAnsi="Calibri" w:cs="Calibri"/>
                <w:sz w:val="20"/>
                <w:szCs w:val="20"/>
              </w:rPr>
              <w:t>.</w:t>
            </w:r>
            <w:r w:rsidR="000C3202">
              <w:rPr>
                <w:rFonts w:ascii="Calibri" w:eastAsia="Gulim" w:hAnsi="Calibri" w:cs="Calibri"/>
                <w:sz w:val="20"/>
                <w:szCs w:val="20"/>
              </w:rPr>
              <w:t>0</w:t>
            </w:r>
            <w:r w:rsidR="00F47203">
              <w:rPr>
                <w:rFonts w:ascii="Calibri" w:eastAsia="Gulim" w:hAnsi="Calibri" w:cs="Calibri"/>
                <w:sz w:val="20"/>
                <w:szCs w:val="20"/>
              </w:rPr>
              <w:t xml:space="preserve"> </w:t>
            </w:r>
            <w:r w:rsidRPr="000B5A72">
              <w:rPr>
                <w:rFonts w:ascii="Calibri" w:eastAsia="Gulim" w:hAnsi="Calibri" w:cs="Calibri"/>
                <w:sz w:val="20"/>
                <w:szCs w:val="20"/>
              </w:rPr>
              <w:t xml:space="preserve">Enterprise </w:t>
            </w:r>
            <w:proofErr w:type="gramStart"/>
            <w:r w:rsidRPr="000B5A72">
              <w:rPr>
                <w:rFonts w:ascii="Calibri" w:eastAsia="Gulim" w:hAnsi="Calibri" w:cs="Calibri"/>
                <w:sz w:val="20"/>
                <w:szCs w:val="20"/>
              </w:rPr>
              <w:t>Plus,  MS</w:t>
            </w:r>
            <w:proofErr w:type="gramEnd"/>
            <w:r w:rsidRPr="000B5A72">
              <w:rPr>
                <w:rFonts w:ascii="Calibri" w:eastAsia="Gulim" w:hAnsi="Calibri" w:cs="Calibri"/>
                <w:sz w:val="20"/>
                <w:szCs w:val="20"/>
              </w:rPr>
              <w:t xml:space="preserve"> Project, SMS, Visio, MS Front Page.</w:t>
            </w:r>
          </w:p>
        </w:tc>
      </w:tr>
      <w:tr w:rsidR="002C2967" w:rsidRPr="000B5A72" w14:paraId="428A5611" w14:textId="77777777" w:rsidTr="000B5A72">
        <w:tc>
          <w:tcPr>
            <w:tcW w:w="3969" w:type="dxa"/>
          </w:tcPr>
          <w:p w14:paraId="29425D4A" w14:textId="77777777" w:rsidR="002C2967" w:rsidRPr="000B5A72" w:rsidRDefault="002C2967" w:rsidP="000B5A72">
            <w:pPr>
              <w:spacing w:line="240" w:lineRule="atLeast"/>
              <w:jc w:val="both"/>
              <w:rPr>
                <w:rFonts w:ascii="Calibri" w:eastAsia="Gulim" w:hAnsi="Calibri" w:cs="Calibri"/>
                <w:b/>
                <w:sz w:val="20"/>
                <w:szCs w:val="20"/>
              </w:rPr>
            </w:pPr>
            <w:r w:rsidRPr="000B5A72">
              <w:rPr>
                <w:rFonts w:ascii="Calibri" w:eastAsia="Gulim" w:hAnsi="Calibri" w:cs="Calibri"/>
                <w:b/>
                <w:sz w:val="20"/>
                <w:szCs w:val="20"/>
              </w:rPr>
              <w:t>Cloud Technologies:</w:t>
            </w:r>
          </w:p>
        </w:tc>
        <w:tc>
          <w:tcPr>
            <w:tcW w:w="6797" w:type="dxa"/>
          </w:tcPr>
          <w:p w14:paraId="72019A53" w14:textId="77777777" w:rsidR="002C2967" w:rsidRPr="000B5A72" w:rsidRDefault="002C2967" w:rsidP="000B5A72">
            <w:pPr>
              <w:spacing w:line="240" w:lineRule="atLeast"/>
              <w:jc w:val="both"/>
              <w:rPr>
                <w:rFonts w:ascii="Calibri" w:eastAsia="Gulim" w:hAnsi="Calibri" w:cs="Calibri"/>
                <w:sz w:val="20"/>
                <w:szCs w:val="20"/>
              </w:rPr>
            </w:pPr>
            <w:r w:rsidRPr="000B5A72">
              <w:rPr>
                <w:rFonts w:ascii="Calibri" w:eastAsia="Gulim" w:hAnsi="Calibri" w:cs="Calibri"/>
                <w:sz w:val="20"/>
                <w:szCs w:val="20"/>
              </w:rPr>
              <w:t xml:space="preserve">IBM </w:t>
            </w:r>
            <w:r w:rsidR="00363F75" w:rsidRPr="000B5A72">
              <w:rPr>
                <w:rFonts w:ascii="Calibri" w:eastAsia="Gulim" w:hAnsi="Calibri" w:cs="Calibri"/>
                <w:sz w:val="20"/>
                <w:szCs w:val="20"/>
              </w:rPr>
              <w:t>SoftLayer</w:t>
            </w:r>
            <w:r w:rsidR="00363F75">
              <w:rPr>
                <w:rFonts w:ascii="Calibri" w:eastAsia="Gulim" w:hAnsi="Calibri" w:cs="Calibri"/>
                <w:sz w:val="20"/>
                <w:szCs w:val="20"/>
              </w:rPr>
              <w:t xml:space="preserve"> </w:t>
            </w:r>
            <w:r w:rsidRPr="000B5A72">
              <w:rPr>
                <w:rFonts w:ascii="Calibri" w:eastAsia="Gulim" w:hAnsi="Calibri" w:cs="Calibri"/>
                <w:sz w:val="20"/>
                <w:szCs w:val="20"/>
              </w:rPr>
              <w:t>cloud technologies, Microsoft Azure Disaster Cloud Server.</w:t>
            </w:r>
          </w:p>
        </w:tc>
      </w:tr>
    </w:tbl>
    <w:p w14:paraId="5014A404" w14:textId="77777777" w:rsidR="00326431" w:rsidRPr="009231B9" w:rsidRDefault="00326431" w:rsidP="009231B9">
      <w:pPr>
        <w:spacing w:line="240" w:lineRule="atLeast"/>
        <w:rPr>
          <w:rFonts w:ascii="Calibri" w:eastAsia="Gulim" w:hAnsi="Calibri" w:cs="Calibri"/>
          <w:b/>
          <w:sz w:val="20"/>
          <w:szCs w:val="20"/>
        </w:rPr>
      </w:pPr>
    </w:p>
    <w:p w14:paraId="42E4FF20" w14:textId="77777777" w:rsidR="00326431" w:rsidRPr="009231B9" w:rsidRDefault="00326431"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EDUCATION</w:t>
      </w:r>
    </w:p>
    <w:p w14:paraId="661C4803" w14:textId="77777777" w:rsidR="009231B9" w:rsidRPr="009231B9" w:rsidRDefault="009231B9" w:rsidP="000B5A72">
      <w:pPr>
        <w:numPr>
          <w:ilvl w:val="0"/>
          <w:numId w:val="12"/>
        </w:numPr>
        <w:spacing w:line="240" w:lineRule="atLeast"/>
        <w:jc w:val="both"/>
        <w:rPr>
          <w:rFonts w:ascii="Calibri" w:eastAsia="Gulim" w:hAnsi="Calibri" w:cs="Calibri"/>
          <w:b/>
          <w:sz w:val="20"/>
          <w:szCs w:val="20"/>
        </w:rPr>
      </w:pPr>
      <w:r w:rsidRPr="009231B9">
        <w:rPr>
          <w:rFonts w:ascii="Calibri" w:eastAsia="Gulim" w:hAnsi="Calibri" w:cs="Calibri"/>
          <w:b/>
          <w:sz w:val="20"/>
          <w:szCs w:val="20"/>
        </w:rPr>
        <w:t xml:space="preserve">University of </w:t>
      </w:r>
      <w:proofErr w:type="gramStart"/>
      <w:r w:rsidRPr="009231B9">
        <w:rPr>
          <w:rFonts w:ascii="Calibri" w:eastAsia="Gulim" w:hAnsi="Calibri" w:cs="Calibri"/>
          <w:b/>
          <w:sz w:val="20"/>
          <w:szCs w:val="20"/>
        </w:rPr>
        <w:t>Phoenix .</w:t>
      </w:r>
      <w:proofErr w:type="gramEnd"/>
      <w:r w:rsidRPr="009231B9">
        <w:rPr>
          <w:rFonts w:ascii="Calibri" w:eastAsia="Gulim" w:hAnsi="Calibri" w:cs="Calibri"/>
          <w:b/>
          <w:sz w:val="20"/>
          <w:szCs w:val="20"/>
        </w:rPr>
        <w:t xml:space="preserve">  Jacksonville, FL 3.73 GPA</w:t>
      </w:r>
    </w:p>
    <w:p w14:paraId="66038FAD" w14:textId="77777777" w:rsidR="009231B9" w:rsidRPr="009231B9" w:rsidRDefault="009231B9" w:rsidP="009231B9">
      <w:pPr>
        <w:spacing w:line="240" w:lineRule="atLeast"/>
        <w:ind w:left="720"/>
        <w:jc w:val="both"/>
        <w:rPr>
          <w:rFonts w:ascii="Calibri" w:eastAsia="Gulim" w:hAnsi="Calibri" w:cs="Calibri"/>
          <w:i/>
          <w:sz w:val="20"/>
          <w:szCs w:val="20"/>
        </w:rPr>
      </w:pPr>
      <w:proofErr w:type="gramStart"/>
      <w:r w:rsidRPr="009231B9">
        <w:rPr>
          <w:rFonts w:ascii="Calibri" w:eastAsia="Gulim" w:hAnsi="Calibri" w:cs="Calibri"/>
          <w:i/>
          <w:sz w:val="20"/>
          <w:szCs w:val="20"/>
        </w:rPr>
        <w:t>Bachelors</w:t>
      </w:r>
      <w:proofErr w:type="gramEnd"/>
      <w:r w:rsidRPr="009231B9">
        <w:rPr>
          <w:rFonts w:ascii="Calibri" w:eastAsia="Gulim" w:hAnsi="Calibri" w:cs="Calibri"/>
          <w:i/>
          <w:sz w:val="20"/>
          <w:szCs w:val="20"/>
        </w:rPr>
        <w:t xml:space="preserve"> Science Information Technology </w:t>
      </w:r>
    </w:p>
    <w:p w14:paraId="31ABD1F7" w14:textId="77777777" w:rsidR="009231B9" w:rsidRPr="009231B9" w:rsidRDefault="009231B9" w:rsidP="009231B9">
      <w:pPr>
        <w:spacing w:line="240" w:lineRule="atLeast"/>
        <w:ind w:left="720"/>
        <w:jc w:val="both"/>
        <w:rPr>
          <w:rFonts w:ascii="Calibri" w:eastAsia="Gulim" w:hAnsi="Calibri" w:cs="Calibri"/>
          <w:i/>
          <w:sz w:val="20"/>
          <w:szCs w:val="20"/>
        </w:rPr>
      </w:pPr>
    </w:p>
    <w:p w14:paraId="27A2BCB6" w14:textId="77777777" w:rsidR="009231B9" w:rsidRPr="009231B9" w:rsidRDefault="009231B9" w:rsidP="000B5A72">
      <w:pPr>
        <w:numPr>
          <w:ilvl w:val="0"/>
          <w:numId w:val="12"/>
        </w:numPr>
        <w:spacing w:line="240" w:lineRule="atLeast"/>
        <w:jc w:val="both"/>
        <w:rPr>
          <w:rFonts w:ascii="Calibri" w:eastAsia="Gulim" w:hAnsi="Calibri" w:cs="Calibri"/>
          <w:b/>
          <w:sz w:val="20"/>
          <w:szCs w:val="20"/>
        </w:rPr>
      </w:pPr>
      <w:r w:rsidRPr="009231B9">
        <w:rPr>
          <w:rFonts w:ascii="Calibri" w:eastAsia="Gulim" w:hAnsi="Calibri" w:cs="Calibri"/>
          <w:b/>
          <w:sz w:val="20"/>
          <w:szCs w:val="20"/>
        </w:rPr>
        <w:t>University of Phoenix Jacksonville, FL 3.</w:t>
      </w:r>
      <w:r w:rsidR="00CC1E5A">
        <w:rPr>
          <w:rFonts w:ascii="Calibri" w:eastAsia="Gulim" w:hAnsi="Calibri" w:cs="Calibri"/>
          <w:b/>
          <w:sz w:val="20"/>
          <w:szCs w:val="20"/>
        </w:rPr>
        <w:t>8</w:t>
      </w:r>
      <w:r w:rsidRPr="009231B9">
        <w:rPr>
          <w:rFonts w:ascii="Calibri" w:eastAsia="Gulim" w:hAnsi="Calibri" w:cs="Calibri"/>
          <w:b/>
          <w:sz w:val="20"/>
          <w:szCs w:val="20"/>
        </w:rPr>
        <w:t>3 GPA</w:t>
      </w:r>
    </w:p>
    <w:p w14:paraId="292E4CA3" w14:textId="77777777" w:rsidR="009231B9" w:rsidRPr="009231B9" w:rsidRDefault="009231B9" w:rsidP="009231B9">
      <w:pPr>
        <w:spacing w:line="240" w:lineRule="atLeast"/>
        <w:ind w:left="720"/>
        <w:jc w:val="both"/>
        <w:rPr>
          <w:rFonts w:ascii="Calibri" w:eastAsia="Gulim" w:hAnsi="Calibri" w:cs="Calibri"/>
          <w:i/>
          <w:sz w:val="20"/>
          <w:szCs w:val="20"/>
        </w:rPr>
      </w:pPr>
      <w:proofErr w:type="gramStart"/>
      <w:r w:rsidRPr="009231B9">
        <w:rPr>
          <w:rFonts w:ascii="Calibri" w:eastAsia="Gulim" w:hAnsi="Calibri" w:cs="Calibri"/>
          <w:i/>
          <w:sz w:val="20"/>
          <w:szCs w:val="20"/>
        </w:rPr>
        <w:t>Masters of Management</w:t>
      </w:r>
      <w:proofErr w:type="gramEnd"/>
      <w:r w:rsidRPr="009231B9">
        <w:rPr>
          <w:rFonts w:ascii="Calibri" w:eastAsia="Gulim" w:hAnsi="Calibri" w:cs="Calibri"/>
          <w:i/>
          <w:sz w:val="20"/>
          <w:szCs w:val="20"/>
        </w:rPr>
        <w:t xml:space="preserve"> </w:t>
      </w:r>
    </w:p>
    <w:p w14:paraId="703EDDBB" w14:textId="77777777" w:rsidR="009231B9" w:rsidRPr="009231B9" w:rsidRDefault="009231B9" w:rsidP="009231B9">
      <w:pPr>
        <w:spacing w:line="240" w:lineRule="atLeast"/>
        <w:ind w:left="720"/>
        <w:jc w:val="both"/>
        <w:rPr>
          <w:rFonts w:ascii="Calibri" w:eastAsia="Gulim" w:hAnsi="Calibri" w:cs="Calibri"/>
          <w:i/>
          <w:sz w:val="20"/>
          <w:szCs w:val="20"/>
        </w:rPr>
      </w:pPr>
    </w:p>
    <w:p w14:paraId="36CD4AF1" w14:textId="77777777" w:rsidR="009231B9" w:rsidRPr="009231B9" w:rsidRDefault="009231B9" w:rsidP="000B5A72">
      <w:pPr>
        <w:numPr>
          <w:ilvl w:val="0"/>
          <w:numId w:val="12"/>
        </w:numPr>
        <w:spacing w:line="240" w:lineRule="atLeast"/>
        <w:jc w:val="both"/>
        <w:rPr>
          <w:rFonts w:ascii="Calibri" w:eastAsia="Gulim" w:hAnsi="Calibri" w:cs="Calibri"/>
          <w:sz w:val="20"/>
          <w:szCs w:val="20"/>
        </w:rPr>
      </w:pPr>
      <w:r w:rsidRPr="009231B9">
        <w:rPr>
          <w:rFonts w:ascii="Calibri" w:eastAsia="Gulim" w:hAnsi="Calibri" w:cs="Calibri"/>
          <w:sz w:val="20"/>
          <w:szCs w:val="20"/>
        </w:rPr>
        <w:t>Microsoft Certified Professional Microsoft 2000, 2003</w:t>
      </w:r>
    </w:p>
    <w:p w14:paraId="7CC0CAB3" w14:textId="77777777" w:rsidR="009231B9" w:rsidRPr="009231B9" w:rsidRDefault="009231B9" w:rsidP="009231B9">
      <w:pPr>
        <w:spacing w:line="240" w:lineRule="atLeast"/>
        <w:ind w:left="720"/>
        <w:jc w:val="both"/>
        <w:rPr>
          <w:rFonts w:ascii="Calibri" w:eastAsia="Gulim" w:hAnsi="Calibri" w:cs="Calibri"/>
          <w:sz w:val="20"/>
          <w:szCs w:val="20"/>
        </w:rPr>
      </w:pPr>
    </w:p>
    <w:p w14:paraId="0B2D3C5A" w14:textId="77777777" w:rsidR="009231B9" w:rsidRPr="009231B9" w:rsidRDefault="009231B9" w:rsidP="000B5A72">
      <w:pPr>
        <w:numPr>
          <w:ilvl w:val="0"/>
          <w:numId w:val="12"/>
        </w:numPr>
        <w:spacing w:line="240" w:lineRule="atLeast"/>
        <w:jc w:val="both"/>
        <w:rPr>
          <w:rFonts w:ascii="Calibri" w:eastAsia="Gulim" w:hAnsi="Calibri" w:cs="Calibri"/>
          <w:b/>
          <w:sz w:val="20"/>
          <w:szCs w:val="20"/>
        </w:rPr>
      </w:pPr>
      <w:r w:rsidRPr="009231B9">
        <w:rPr>
          <w:rFonts w:ascii="Calibri" w:eastAsia="Gulim" w:hAnsi="Calibri" w:cs="Calibri"/>
          <w:b/>
          <w:sz w:val="20"/>
          <w:szCs w:val="20"/>
        </w:rPr>
        <w:t xml:space="preserve">PM Institute </w:t>
      </w:r>
    </w:p>
    <w:p w14:paraId="6170FDF8" w14:textId="77777777" w:rsidR="009231B9" w:rsidRPr="009231B9" w:rsidRDefault="009231B9" w:rsidP="009231B9">
      <w:pPr>
        <w:spacing w:line="240" w:lineRule="atLeast"/>
        <w:ind w:left="720"/>
        <w:jc w:val="both"/>
        <w:rPr>
          <w:rFonts w:ascii="Calibri" w:eastAsia="Gulim" w:hAnsi="Calibri" w:cs="Calibri"/>
          <w:i/>
          <w:sz w:val="20"/>
          <w:szCs w:val="20"/>
        </w:rPr>
      </w:pPr>
      <w:r w:rsidRPr="009231B9">
        <w:rPr>
          <w:rFonts w:ascii="Calibri" w:eastAsia="Gulim" w:hAnsi="Calibri" w:cs="Calibri"/>
          <w:i/>
          <w:sz w:val="20"/>
          <w:szCs w:val="20"/>
        </w:rPr>
        <w:t xml:space="preserve">Project Management Principles </w:t>
      </w:r>
    </w:p>
    <w:p w14:paraId="46CBF28D" w14:textId="77777777" w:rsidR="009231B9" w:rsidRPr="009231B9" w:rsidRDefault="009231B9" w:rsidP="009231B9">
      <w:pPr>
        <w:spacing w:line="240" w:lineRule="atLeast"/>
        <w:ind w:left="720"/>
        <w:jc w:val="both"/>
        <w:rPr>
          <w:rFonts w:ascii="Calibri" w:eastAsia="Gulim" w:hAnsi="Calibri" w:cs="Calibri"/>
          <w:i/>
          <w:sz w:val="20"/>
          <w:szCs w:val="20"/>
        </w:rPr>
      </w:pPr>
    </w:p>
    <w:p w14:paraId="1924F4CD" w14:textId="77777777" w:rsidR="002C2967" w:rsidRPr="009231B9" w:rsidRDefault="009231B9" w:rsidP="000B5A72">
      <w:pPr>
        <w:numPr>
          <w:ilvl w:val="0"/>
          <w:numId w:val="12"/>
        </w:numPr>
        <w:spacing w:line="240" w:lineRule="atLeast"/>
        <w:jc w:val="both"/>
        <w:rPr>
          <w:rFonts w:ascii="Calibri" w:eastAsia="Gulim" w:hAnsi="Calibri" w:cs="Calibri"/>
          <w:sz w:val="20"/>
          <w:szCs w:val="20"/>
        </w:rPr>
      </w:pPr>
      <w:r w:rsidRPr="009231B9">
        <w:rPr>
          <w:rFonts w:ascii="Calibri" w:eastAsia="Gulim" w:hAnsi="Calibri" w:cs="Calibri"/>
          <w:b/>
          <w:sz w:val="20"/>
          <w:szCs w:val="20"/>
        </w:rPr>
        <w:t>Microsoft Training Included:</w:t>
      </w:r>
      <w:r w:rsidRPr="009231B9">
        <w:rPr>
          <w:rFonts w:ascii="Calibri" w:eastAsia="Gulim" w:hAnsi="Calibri" w:cs="Calibri"/>
          <w:sz w:val="20"/>
          <w:szCs w:val="20"/>
        </w:rPr>
        <w:t xml:space="preserve"> SQL Server 2000 Exchange Server 2000, IIS MS XP, Vista, Windows Server 2000 Windows 95 and Installing, Configuring Windows 2000 file, printer, web and exchange </w:t>
      </w:r>
      <w:r w:rsidR="004600C6" w:rsidRPr="009231B9">
        <w:rPr>
          <w:rFonts w:ascii="Calibri" w:eastAsia="Gulim" w:hAnsi="Calibri" w:cs="Calibri"/>
          <w:sz w:val="20"/>
          <w:szCs w:val="20"/>
        </w:rPr>
        <w:t>servers.</w:t>
      </w:r>
    </w:p>
    <w:p w14:paraId="39D00D54" w14:textId="77777777" w:rsidR="004610D9" w:rsidRPr="009231B9" w:rsidRDefault="004610D9" w:rsidP="009231B9">
      <w:pPr>
        <w:spacing w:line="240" w:lineRule="atLeast"/>
        <w:jc w:val="both"/>
        <w:rPr>
          <w:rFonts w:ascii="Calibri" w:eastAsia="Gulim" w:hAnsi="Calibri" w:cs="Calibri"/>
          <w:sz w:val="20"/>
          <w:szCs w:val="20"/>
        </w:rPr>
      </w:pPr>
    </w:p>
    <w:tbl>
      <w:tblPr>
        <w:tblW w:w="10890"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395"/>
        <w:gridCol w:w="6495"/>
      </w:tblGrid>
      <w:tr w:rsidR="008B3B1B" w:rsidRPr="009231B9" w14:paraId="67A3FF7E" w14:textId="77777777" w:rsidTr="00877AAA">
        <w:trPr>
          <w:trHeight w:val="205"/>
        </w:trPr>
        <w:tc>
          <w:tcPr>
            <w:tcW w:w="10890" w:type="dxa"/>
            <w:gridSpan w:val="2"/>
            <w:tcBorders>
              <w:top w:val="single" w:sz="4" w:space="0" w:color="BF8F00"/>
              <w:left w:val="single" w:sz="4" w:space="0" w:color="BF8F00"/>
              <w:bottom w:val="single" w:sz="4" w:space="0" w:color="BF8F00"/>
              <w:right w:val="single" w:sz="4" w:space="0" w:color="BF8F00"/>
            </w:tcBorders>
            <w:shd w:val="clear" w:color="auto" w:fill="1F3864"/>
            <w:vAlign w:val="center"/>
          </w:tcPr>
          <w:p w14:paraId="7D9C1379" w14:textId="77777777" w:rsidR="008B3B1B" w:rsidRPr="009231B9" w:rsidRDefault="008B3B1B" w:rsidP="009231B9">
            <w:pPr>
              <w:pStyle w:val="ListParagraph"/>
              <w:spacing w:after="0" w:line="240" w:lineRule="atLeast"/>
              <w:ind w:left="0"/>
              <w:jc w:val="center"/>
              <w:rPr>
                <w:rFonts w:cs="Calibri"/>
                <w:b/>
                <w:color w:val="FFFFFF"/>
                <w:sz w:val="20"/>
                <w:szCs w:val="20"/>
                <w:lang w:val="en-US" w:eastAsia="en-US"/>
              </w:rPr>
            </w:pPr>
            <w:r w:rsidRPr="009231B9">
              <w:rPr>
                <w:rFonts w:cs="Calibri"/>
                <w:b/>
                <w:color w:val="FFFFFF"/>
                <w:sz w:val="20"/>
                <w:szCs w:val="20"/>
                <w:lang w:val="en-US" w:eastAsia="en-US"/>
              </w:rPr>
              <w:t>SKILL MATRIX</w:t>
            </w:r>
          </w:p>
        </w:tc>
      </w:tr>
      <w:tr w:rsidR="008B3B1B" w:rsidRPr="009231B9" w14:paraId="2F6CDB07" w14:textId="77777777" w:rsidTr="00107C15">
        <w:tc>
          <w:tcPr>
            <w:tcW w:w="4395" w:type="dxa"/>
            <w:tcBorders>
              <w:top w:val="single" w:sz="4" w:space="0" w:color="BF8F00"/>
            </w:tcBorders>
            <w:shd w:val="clear" w:color="auto" w:fill="E7E6E6"/>
            <w:vAlign w:val="center"/>
          </w:tcPr>
          <w:p w14:paraId="198D6C67" w14:textId="77777777" w:rsidR="008B3B1B" w:rsidRPr="009231B9" w:rsidRDefault="008B3B1B" w:rsidP="009231B9">
            <w:pPr>
              <w:pStyle w:val="ListParagraph"/>
              <w:spacing w:after="0" w:line="240" w:lineRule="atLeast"/>
              <w:ind w:left="0"/>
              <w:rPr>
                <w:rFonts w:cs="Calibri"/>
                <w:b/>
                <w:sz w:val="20"/>
                <w:szCs w:val="20"/>
                <w:lang w:val="en-US" w:eastAsia="en-US"/>
              </w:rPr>
            </w:pPr>
            <w:r w:rsidRPr="009231B9">
              <w:rPr>
                <w:rFonts w:cs="Calibri"/>
                <w:b/>
                <w:sz w:val="20"/>
                <w:szCs w:val="20"/>
                <w:lang w:val="en-US" w:eastAsia="en-US"/>
              </w:rPr>
              <w:t>Required Skills</w:t>
            </w:r>
          </w:p>
        </w:tc>
        <w:tc>
          <w:tcPr>
            <w:tcW w:w="6495" w:type="dxa"/>
            <w:tcBorders>
              <w:top w:val="single" w:sz="4" w:space="0" w:color="BF8F00"/>
            </w:tcBorders>
            <w:shd w:val="clear" w:color="auto" w:fill="E7E6E6"/>
          </w:tcPr>
          <w:p w14:paraId="618466E9" w14:textId="77777777" w:rsidR="008B3B1B" w:rsidRPr="009231B9" w:rsidRDefault="008B3B1B" w:rsidP="009231B9">
            <w:pPr>
              <w:pStyle w:val="ListParagraph"/>
              <w:spacing w:after="0" w:line="240" w:lineRule="atLeast"/>
              <w:ind w:left="0"/>
              <w:jc w:val="both"/>
              <w:rPr>
                <w:rFonts w:cs="Calibri"/>
                <w:b/>
                <w:sz w:val="20"/>
                <w:szCs w:val="20"/>
                <w:lang w:val="en-US" w:eastAsia="en-US"/>
              </w:rPr>
            </w:pPr>
            <w:r w:rsidRPr="009231B9">
              <w:rPr>
                <w:rFonts w:cs="Calibri"/>
                <w:b/>
                <w:sz w:val="20"/>
                <w:szCs w:val="20"/>
                <w:lang w:val="en-US" w:eastAsia="en-US"/>
              </w:rPr>
              <w:t>Brief Description</w:t>
            </w:r>
          </w:p>
        </w:tc>
      </w:tr>
      <w:tr w:rsidR="008B3B1B" w:rsidRPr="009231B9" w14:paraId="0BEDEF37" w14:textId="77777777" w:rsidTr="00107C15">
        <w:tc>
          <w:tcPr>
            <w:tcW w:w="4395" w:type="dxa"/>
            <w:shd w:val="clear" w:color="auto" w:fill="auto"/>
          </w:tcPr>
          <w:p w14:paraId="7E1B61F9" w14:textId="77777777" w:rsidR="008B3B1B" w:rsidRPr="009231B9" w:rsidRDefault="009231B9"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sidRPr="009231B9">
              <w:rPr>
                <w:rStyle w:val="m6673640923606130000gmail-beelinelabel"/>
                <w:rFonts w:ascii="Calibri" w:eastAsia="Times New Roman" w:hAnsi="Calibri" w:cs="Arial"/>
                <w:color w:val="222222"/>
                <w:sz w:val="20"/>
                <w:szCs w:val="20"/>
                <w:lang w:val="en-IN" w:eastAsia="en-IN"/>
              </w:rPr>
              <w:t>Microsoft SCCM</w:t>
            </w:r>
          </w:p>
        </w:tc>
        <w:tc>
          <w:tcPr>
            <w:tcW w:w="6495" w:type="dxa"/>
          </w:tcPr>
          <w:p w14:paraId="7B8A83C4" w14:textId="77777777" w:rsidR="006743EC" w:rsidRPr="009231B9" w:rsidRDefault="008C3850" w:rsidP="009231B9">
            <w:pPr>
              <w:spacing w:line="240" w:lineRule="atLeast"/>
              <w:jc w:val="both"/>
              <w:rPr>
                <w:rFonts w:ascii="Calibri" w:hAnsi="Calibri"/>
                <w:sz w:val="20"/>
                <w:szCs w:val="20"/>
                <w:lang w:val="en-CA" w:eastAsia="hi-IN" w:bidi="hi-IN"/>
              </w:rPr>
            </w:pPr>
            <w:r>
              <w:rPr>
                <w:rFonts w:ascii="Calibri" w:hAnsi="Calibri"/>
                <w:sz w:val="20"/>
                <w:szCs w:val="20"/>
                <w:lang w:val="en-CA" w:eastAsia="hi-IN" w:bidi="hi-IN"/>
              </w:rPr>
              <w:t>I have 5 plus years of experience building SCCM Servers, server OS deployments, patch management, and application deployments.</w:t>
            </w:r>
          </w:p>
        </w:tc>
      </w:tr>
      <w:tr w:rsidR="009231B9" w:rsidRPr="009231B9" w14:paraId="23B4A20F" w14:textId="77777777" w:rsidTr="00107C15">
        <w:tc>
          <w:tcPr>
            <w:tcW w:w="4395" w:type="dxa"/>
            <w:shd w:val="clear" w:color="auto" w:fill="auto"/>
          </w:tcPr>
          <w:p w14:paraId="41FED1F2" w14:textId="77777777" w:rsidR="009231B9" w:rsidRPr="009231B9" w:rsidRDefault="009231B9"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sidRPr="009231B9">
              <w:rPr>
                <w:rStyle w:val="m6673640923606130000gmail-beelinelabel"/>
                <w:rFonts w:ascii="Calibri" w:eastAsia="Times New Roman" w:hAnsi="Calibri" w:cs="Arial"/>
                <w:color w:val="222222"/>
                <w:sz w:val="20"/>
                <w:szCs w:val="20"/>
                <w:lang w:val="en-IN" w:eastAsia="en-IN"/>
              </w:rPr>
              <w:t>Patch Management</w:t>
            </w:r>
          </w:p>
        </w:tc>
        <w:tc>
          <w:tcPr>
            <w:tcW w:w="6495" w:type="dxa"/>
          </w:tcPr>
          <w:p w14:paraId="67C8F6E5" w14:textId="262B3579" w:rsidR="009231B9" w:rsidRPr="009231B9" w:rsidRDefault="008C3850" w:rsidP="009231B9">
            <w:pPr>
              <w:spacing w:line="240" w:lineRule="atLeast"/>
              <w:jc w:val="both"/>
              <w:rPr>
                <w:rFonts w:ascii="Calibri" w:hAnsi="Calibri"/>
                <w:sz w:val="20"/>
                <w:szCs w:val="20"/>
                <w:lang w:val="en-CA" w:eastAsia="hi-IN" w:bidi="hi-IN"/>
              </w:rPr>
            </w:pPr>
            <w:r>
              <w:rPr>
                <w:rFonts w:ascii="Calibri" w:hAnsi="Calibri"/>
                <w:sz w:val="20"/>
                <w:szCs w:val="20"/>
                <w:lang w:val="en-CA" w:eastAsia="hi-IN" w:bidi="hi-IN"/>
              </w:rPr>
              <w:t xml:space="preserve">I have </w:t>
            </w:r>
            <w:r w:rsidR="004A7EC1">
              <w:rPr>
                <w:rFonts w:ascii="Calibri" w:hAnsi="Calibri"/>
                <w:sz w:val="20"/>
                <w:szCs w:val="20"/>
                <w:lang w:val="en-CA" w:eastAsia="hi-IN" w:bidi="hi-IN"/>
              </w:rPr>
              <w:t>1</w:t>
            </w:r>
            <w:r w:rsidR="00A243DA">
              <w:rPr>
                <w:rFonts w:ascii="Calibri" w:hAnsi="Calibri"/>
                <w:sz w:val="20"/>
                <w:szCs w:val="20"/>
                <w:lang w:val="en-CA" w:eastAsia="hi-IN" w:bidi="hi-IN"/>
              </w:rPr>
              <w:t>5</w:t>
            </w:r>
            <w:r>
              <w:rPr>
                <w:rFonts w:ascii="Calibri" w:hAnsi="Calibri"/>
                <w:sz w:val="20"/>
                <w:szCs w:val="20"/>
                <w:lang w:val="en-CA" w:eastAsia="hi-IN" w:bidi="hi-IN"/>
              </w:rPr>
              <w:t xml:space="preserve"> plus years in patch management. I maintained security patches on workstations and servers</w:t>
            </w:r>
            <w:r w:rsidR="00A247E0">
              <w:rPr>
                <w:rFonts w:ascii="Calibri" w:hAnsi="Calibri"/>
                <w:sz w:val="20"/>
                <w:szCs w:val="20"/>
                <w:lang w:val="en-CA" w:eastAsia="hi-IN" w:bidi="hi-IN"/>
              </w:rPr>
              <w:t xml:space="preserve"> using tools like </w:t>
            </w:r>
            <w:proofErr w:type="gramStart"/>
            <w:r w:rsidR="00887A6E" w:rsidRPr="009231B9">
              <w:rPr>
                <w:rFonts w:ascii="Calibri" w:hAnsi="Calibri"/>
                <w:sz w:val="20"/>
                <w:szCs w:val="20"/>
                <w:lang w:val="en-CA" w:eastAsia="hi-IN" w:bidi="hi-IN"/>
              </w:rPr>
              <w:t>Shavlik</w:t>
            </w:r>
            <w:r w:rsidR="00887A6E">
              <w:rPr>
                <w:rFonts w:ascii="Calibri" w:hAnsi="Calibri"/>
                <w:sz w:val="20"/>
                <w:szCs w:val="20"/>
                <w:lang w:val="en-CA" w:eastAsia="hi-IN" w:bidi="hi-IN"/>
              </w:rPr>
              <w:t xml:space="preserve"> ,</w:t>
            </w:r>
            <w:proofErr w:type="gramEnd"/>
            <w:r w:rsidR="00887A6E">
              <w:rPr>
                <w:rFonts w:ascii="Calibri" w:hAnsi="Calibri"/>
                <w:sz w:val="20"/>
                <w:szCs w:val="20"/>
                <w:lang w:val="en-CA" w:eastAsia="hi-IN" w:bidi="hi-IN"/>
              </w:rPr>
              <w:t xml:space="preserve"> </w:t>
            </w:r>
            <w:r w:rsidR="00A247E0">
              <w:rPr>
                <w:rFonts w:ascii="Calibri" w:hAnsi="Calibri"/>
                <w:sz w:val="20"/>
                <w:szCs w:val="20"/>
                <w:lang w:val="en-CA" w:eastAsia="hi-IN" w:bidi="hi-IN"/>
              </w:rPr>
              <w:t xml:space="preserve">PDQ, </w:t>
            </w:r>
            <w:r w:rsidR="00C66F78">
              <w:rPr>
                <w:rFonts w:ascii="Calibri" w:hAnsi="Calibri"/>
                <w:sz w:val="20"/>
                <w:szCs w:val="20"/>
                <w:lang w:val="en-CA" w:eastAsia="hi-IN" w:bidi="hi-IN"/>
              </w:rPr>
              <w:t xml:space="preserve">and </w:t>
            </w:r>
            <w:r w:rsidR="00DE3FA1">
              <w:rPr>
                <w:rFonts w:ascii="Calibri" w:hAnsi="Calibri"/>
                <w:sz w:val="20"/>
                <w:szCs w:val="20"/>
                <w:lang w:val="en-CA" w:eastAsia="hi-IN" w:bidi="hi-IN"/>
              </w:rPr>
              <w:t>SCCM</w:t>
            </w:r>
            <w:r w:rsidR="00A243DA">
              <w:rPr>
                <w:rFonts w:ascii="Calibri" w:hAnsi="Calibri"/>
                <w:sz w:val="20"/>
                <w:szCs w:val="20"/>
                <w:lang w:val="en-CA" w:eastAsia="hi-IN" w:bidi="hi-IN"/>
              </w:rPr>
              <w:t xml:space="preserve"> and Tanium</w:t>
            </w:r>
            <w:r>
              <w:rPr>
                <w:rFonts w:ascii="Calibri" w:hAnsi="Calibri"/>
                <w:sz w:val="20"/>
                <w:szCs w:val="20"/>
                <w:lang w:val="en-CA" w:eastAsia="hi-IN" w:bidi="hi-IN"/>
              </w:rPr>
              <w:t>.</w:t>
            </w:r>
          </w:p>
        </w:tc>
      </w:tr>
      <w:tr w:rsidR="009231B9" w:rsidRPr="009231B9" w14:paraId="32EACC7B" w14:textId="77777777" w:rsidTr="00107C15">
        <w:tc>
          <w:tcPr>
            <w:tcW w:w="4395" w:type="dxa"/>
            <w:shd w:val="clear" w:color="auto" w:fill="auto"/>
          </w:tcPr>
          <w:p w14:paraId="63B9DE62" w14:textId="57014941" w:rsidR="009231B9" w:rsidRPr="009231B9" w:rsidRDefault="009231B9"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sidRPr="009231B9">
              <w:rPr>
                <w:rStyle w:val="m6673640923606130000gmail-beelinelabel"/>
                <w:rFonts w:ascii="Calibri" w:eastAsia="Times New Roman" w:hAnsi="Calibri" w:cs="Arial"/>
                <w:color w:val="222222"/>
                <w:sz w:val="20"/>
                <w:szCs w:val="20"/>
                <w:lang w:val="en-IN" w:eastAsia="en-IN"/>
              </w:rPr>
              <w:t>Active Director</w:t>
            </w:r>
            <w:r w:rsidR="00FF04C0">
              <w:rPr>
                <w:rStyle w:val="m6673640923606130000gmail-beelinelabel"/>
                <w:rFonts w:ascii="Calibri" w:eastAsia="Times New Roman" w:hAnsi="Calibri" w:cs="Arial"/>
                <w:color w:val="222222"/>
                <w:sz w:val="20"/>
                <w:szCs w:val="20"/>
                <w:lang w:val="en-IN" w:eastAsia="en-IN"/>
              </w:rPr>
              <w:t xml:space="preserve">y Server </w:t>
            </w:r>
            <w:r w:rsidR="0020459D">
              <w:rPr>
                <w:rStyle w:val="m6673640923606130000gmail-beelinelabel"/>
                <w:rFonts w:ascii="Calibri" w:eastAsia="Times New Roman" w:hAnsi="Calibri" w:cs="Arial"/>
                <w:color w:val="222222"/>
                <w:sz w:val="20"/>
                <w:szCs w:val="20"/>
                <w:lang w:val="en-IN" w:eastAsia="en-IN"/>
              </w:rPr>
              <w:t>Engineering</w:t>
            </w:r>
            <w:r w:rsidRPr="009231B9">
              <w:rPr>
                <w:rStyle w:val="m6673640923606130000gmail-beelinelabel"/>
                <w:rFonts w:ascii="Calibri" w:eastAsia="Times New Roman" w:hAnsi="Calibri" w:cs="Arial"/>
                <w:color w:val="222222"/>
                <w:sz w:val="20"/>
                <w:szCs w:val="20"/>
                <w:lang w:val="en-IN" w:eastAsia="en-IN"/>
              </w:rPr>
              <w:t xml:space="preserve"> (Group Policy </w:t>
            </w:r>
            <w:r w:rsidR="0020459D">
              <w:rPr>
                <w:rStyle w:val="m6673640923606130000gmail-beelinelabel"/>
                <w:rFonts w:ascii="Calibri" w:eastAsia="Times New Roman" w:hAnsi="Calibri" w:cs="Arial"/>
                <w:color w:val="222222"/>
                <w:sz w:val="20"/>
                <w:szCs w:val="20"/>
                <w:lang w:val="en-IN" w:eastAsia="en-IN"/>
              </w:rPr>
              <w:t xml:space="preserve">Architect, </w:t>
            </w:r>
            <w:r w:rsidRPr="009231B9">
              <w:rPr>
                <w:rStyle w:val="m6673640923606130000gmail-beelinelabel"/>
                <w:rFonts w:ascii="Calibri" w:eastAsia="Times New Roman" w:hAnsi="Calibri" w:cs="Arial"/>
                <w:color w:val="222222"/>
                <w:sz w:val="20"/>
                <w:szCs w:val="20"/>
                <w:lang w:val="en-IN" w:eastAsia="en-IN"/>
              </w:rPr>
              <w:t>Administration)</w:t>
            </w:r>
          </w:p>
        </w:tc>
        <w:tc>
          <w:tcPr>
            <w:tcW w:w="6495" w:type="dxa"/>
          </w:tcPr>
          <w:p w14:paraId="6C9533A2" w14:textId="77777777" w:rsidR="009231B9" w:rsidRPr="009231B9" w:rsidRDefault="008C3850" w:rsidP="009231B9">
            <w:pPr>
              <w:spacing w:line="240" w:lineRule="atLeast"/>
              <w:jc w:val="both"/>
              <w:rPr>
                <w:rFonts w:ascii="Calibri" w:hAnsi="Calibri"/>
                <w:sz w:val="20"/>
                <w:szCs w:val="20"/>
                <w:lang w:val="en-CA" w:eastAsia="hi-IN" w:bidi="hi-IN"/>
              </w:rPr>
            </w:pPr>
            <w:r>
              <w:rPr>
                <w:rFonts w:ascii="Calibri" w:hAnsi="Calibri"/>
                <w:sz w:val="20"/>
                <w:szCs w:val="20"/>
                <w:lang w:val="en-CA" w:eastAsia="hi-IN" w:bidi="hi-IN"/>
              </w:rPr>
              <w:t xml:space="preserve">I wrote, maintained group </w:t>
            </w:r>
            <w:r w:rsidR="00637333">
              <w:rPr>
                <w:rFonts w:ascii="Calibri" w:hAnsi="Calibri"/>
                <w:sz w:val="20"/>
                <w:szCs w:val="20"/>
                <w:lang w:val="en-CA" w:eastAsia="hi-IN" w:bidi="hi-IN"/>
              </w:rPr>
              <w:t>policies,</w:t>
            </w:r>
            <w:r>
              <w:rPr>
                <w:rFonts w:ascii="Calibri" w:hAnsi="Calibri"/>
                <w:sz w:val="20"/>
                <w:szCs w:val="20"/>
                <w:lang w:val="en-CA" w:eastAsia="hi-IN" w:bidi="hi-IN"/>
              </w:rPr>
              <w:t xml:space="preserve"> and applied policies to organizational units, for users, </w:t>
            </w:r>
            <w:r w:rsidR="004600C6">
              <w:rPr>
                <w:rFonts w:ascii="Calibri" w:hAnsi="Calibri"/>
                <w:sz w:val="20"/>
                <w:szCs w:val="20"/>
                <w:lang w:val="en-CA" w:eastAsia="hi-IN" w:bidi="hi-IN"/>
              </w:rPr>
              <w:t>workstations,</w:t>
            </w:r>
            <w:r>
              <w:rPr>
                <w:rFonts w:ascii="Calibri" w:hAnsi="Calibri"/>
                <w:sz w:val="20"/>
                <w:szCs w:val="20"/>
                <w:lang w:val="en-CA" w:eastAsia="hi-IN" w:bidi="hi-IN"/>
              </w:rPr>
              <w:t xml:space="preserve"> and servers.</w:t>
            </w:r>
          </w:p>
        </w:tc>
      </w:tr>
      <w:tr w:rsidR="009231B9" w:rsidRPr="009231B9" w14:paraId="5A92718C" w14:textId="77777777" w:rsidTr="00107C15">
        <w:tc>
          <w:tcPr>
            <w:tcW w:w="4395" w:type="dxa"/>
            <w:shd w:val="clear" w:color="auto" w:fill="auto"/>
          </w:tcPr>
          <w:p w14:paraId="74B3639F" w14:textId="77777777" w:rsidR="009231B9" w:rsidRPr="009231B9" w:rsidRDefault="009231B9"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sidRPr="009231B9">
              <w:rPr>
                <w:rStyle w:val="m6673640923606130000gmail-beelinelabel"/>
                <w:rFonts w:ascii="Calibri" w:eastAsia="Times New Roman" w:hAnsi="Calibri" w:cs="Arial"/>
                <w:color w:val="222222"/>
                <w:sz w:val="20"/>
                <w:szCs w:val="20"/>
                <w:lang w:val="en-IN" w:eastAsia="en-IN"/>
              </w:rPr>
              <w:t>Windows System/Server Administration</w:t>
            </w:r>
          </w:p>
        </w:tc>
        <w:tc>
          <w:tcPr>
            <w:tcW w:w="6495" w:type="dxa"/>
          </w:tcPr>
          <w:p w14:paraId="2101BBE8" w14:textId="1280F6B9" w:rsidR="009231B9" w:rsidRPr="009231B9" w:rsidRDefault="008C3850" w:rsidP="009231B9">
            <w:pPr>
              <w:spacing w:line="240" w:lineRule="atLeast"/>
              <w:jc w:val="both"/>
              <w:rPr>
                <w:rFonts w:ascii="Calibri" w:hAnsi="Calibri"/>
                <w:sz w:val="20"/>
                <w:szCs w:val="20"/>
                <w:lang w:val="en-CA" w:eastAsia="hi-IN" w:bidi="hi-IN"/>
              </w:rPr>
            </w:pPr>
            <w:r>
              <w:rPr>
                <w:rFonts w:ascii="Calibri" w:hAnsi="Calibri"/>
                <w:sz w:val="20"/>
                <w:szCs w:val="20"/>
                <w:lang w:val="en-CA" w:eastAsia="hi-IN" w:bidi="hi-IN"/>
              </w:rPr>
              <w:t xml:space="preserve">I performed windows server administration and engineering ranging from 300 to over </w:t>
            </w:r>
            <w:r w:rsidR="00EE7EE4">
              <w:rPr>
                <w:rFonts w:ascii="Calibri" w:hAnsi="Calibri"/>
                <w:sz w:val="20"/>
                <w:szCs w:val="20"/>
                <w:lang w:val="en-CA" w:eastAsia="hi-IN" w:bidi="hi-IN"/>
              </w:rPr>
              <w:t>3000</w:t>
            </w:r>
            <w:r>
              <w:rPr>
                <w:rFonts w:ascii="Calibri" w:hAnsi="Calibri"/>
                <w:sz w:val="20"/>
                <w:szCs w:val="20"/>
                <w:lang w:val="en-CA" w:eastAsia="hi-IN" w:bidi="hi-IN"/>
              </w:rPr>
              <w:t xml:space="preserve"> servers and from 500 to over </w:t>
            </w:r>
            <w:r w:rsidR="006B6275">
              <w:rPr>
                <w:rFonts w:ascii="Calibri" w:hAnsi="Calibri"/>
                <w:sz w:val="20"/>
                <w:szCs w:val="20"/>
                <w:lang w:val="en-CA" w:eastAsia="hi-IN" w:bidi="hi-IN"/>
              </w:rPr>
              <w:t>20</w:t>
            </w:r>
            <w:r>
              <w:rPr>
                <w:rFonts w:ascii="Calibri" w:hAnsi="Calibri"/>
                <w:sz w:val="20"/>
                <w:szCs w:val="20"/>
                <w:lang w:val="en-CA" w:eastAsia="hi-IN" w:bidi="hi-IN"/>
              </w:rPr>
              <w:t>,000 users in multiple industries ranging from healthcare, financial, and manufacturing.</w:t>
            </w:r>
          </w:p>
        </w:tc>
      </w:tr>
      <w:tr w:rsidR="009231B9" w:rsidRPr="009231B9" w14:paraId="2023EA97" w14:textId="77777777" w:rsidTr="00107C15">
        <w:tc>
          <w:tcPr>
            <w:tcW w:w="4395" w:type="dxa"/>
            <w:shd w:val="clear" w:color="auto" w:fill="auto"/>
          </w:tcPr>
          <w:p w14:paraId="3F1ADF87" w14:textId="4E71B9C2" w:rsidR="009231B9" w:rsidRPr="009231B9" w:rsidRDefault="00F67D6D"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sidRPr="009231B9">
              <w:rPr>
                <w:rStyle w:val="m6673640923606130000gmail-beelinelabel"/>
                <w:rFonts w:ascii="Calibri" w:eastAsia="Times New Roman" w:hAnsi="Calibri" w:cs="Arial"/>
                <w:color w:val="222222"/>
                <w:sz w:val="20"/>
                <w:szCs w:val="20"/>
                <w:lang w:val="en-IN" w:eastAsia="en-IN"/>
              </w:rPr>
              <w:t>VMware</w:t>
            </w:r>
            <w:r w:rsidR="009231B9" w:rsidRPr="009231B9">
              <w:rPr>
                <w:rStyle w:val="m6673640923606130000gmail-beelinelabel"/>
                <w:rFonts w:ascii="Calibri" w:eastAsia="Times New Roman" w:hAnsi="Calibri" w:cs="Arial"/>
                <w:color w:val="222222"/>
                <w:sz w:val="20"/>
                <w:szCs w:val="20"/>
                <w:lang w:val="en-IN" w:eastAsia="en-IN"/>
              </w:rPr>
              <w:t xml:space="preserve"> </w:t>
            </w:r>
            <w:r w:rsidRPr="009231B9">
              <w:rPr>
                <w:rStyle w:val="m6673640923606130000gmail-beelinelabel"/>
                <w:rFonts w:ascii="Calibri" w:eastAsia="Times New Roman" w:hAnsi="Calibri" w:cs="Arial"/>
                <w:color w:val="222222"/>
                <w:sz w:val="20"/>
                <w:szCs w:val="20"/>
                <w:lang w:val="en-IN" w:eastAsia="en-IN"/>
              </w:rPr>
              <w:t>vSphere</w:t>
            </w:r>
          </w:p>
        </w:tc>
        <w:tc>
          <w:tcPr>
            <w:tcW w:w="6495" w:type="dxa"/>
          </w:tcPr>
          <w:p w14:paraId="04FE0574" w14:textId="4B63D2F7" w:rsidR="009231B9" w:rsidRPr="009231B9" w:rsidRDefault="00061DDA" w:rsidP="009231B9">
            <w:pPr>
              <w:spacing w:line="240" w:lineRule="atLeast"/>
              <w:jc w:val="both"/>
              <w:rPr>
                <w:rFonts w:ascii="Calibri" w:hAnsi="Calibri"/>
                <w:sz w:val="20"/>
                <w:szCs w:val="20"/>
                <w:lang w:val="en-CA" w:eastAsia="hi-IN" w:bidi="hi-IN"/>
              </w:rPr>
            </w:pPr>
            <w:r>
              <w:rPr>
                <w:rFonts w:ascii="Calibri" w:hAnsi="Calibri"/>
                <w:sz w:val="20"/>
                <w:szCs w:val="20"/>
                <w:lang w:val="en-CA" w:eastAsia="hi-IN" w:bidi="hi-IN"/>
              </w:rPr>
              <w:t>I have</w:t>
            </w:r>
            <w:r w:rsidR="00FA2DD8">
              <w:rPr>
                <w:rFonts w:ascii="Calibri" w:hAnsi="Calibri"/>
                <w:sz w:val="20"/>
                <w:szCs w:val="20"/>
                <w:lang w:val="en-CA" w:eastAsia="hi-IN" w:bidi="hi-IN"/>
              </w:rPr>
              <w:t xml:space="preserve"> utilized </w:t>
            </w:r>
            <w:r w:rsidR="00637333">
              <w:rPr>
                <w:rFonts w:ascii="Calibri" w:hAnsi="Calibri"/>
                <w:sz w:val="20"/>
                <w:szCs w:val="20"/>
                <w:lang w:val="en-CA" w:eastAsia="hi-IN" w:bidi="hi-IN"/>
              </w:rPr>
              <w:t>VMware</w:t>
            </w:r>
            <w:r w:rsidR="00FA2DD8">
              <w:rPr>
                <w:rFonts w:ascii="Calibri" w:hAnsi="Calibri"/>
                <w:sz w:val="20"/>
                <w:szCs w:val="20"/>
                <w:lang w:val="en-CA" w:eastAsia="hi-IN" w:bidi="hi-IN"/>
              </w:rPr>
              <w:t xml:space="preserve"> </w:t>
            </w:r>
            <w:r w:rsidR="00637333">
              <w:rPr>
                <w:rFonts w:ascii="Calibri" w:hAnsi="Calibri"/>
                <w:sz w:val="20"/>
                <w:szCs w:val="20"/>
                <w:lang w:val="en-CA" w:eastAsia="hi-IN" w:bidi="hi-IN"/>
              </w:rPr>
              <w:t>vSphere</w:t>
            </w:r>
            <w:r w:rsidR="00FA2DD8">
              <w:rPr>
                <w:rFonts w:ascii="Calibri" w:hAnsi="Calibri"/>
                <w:sz w:val="20"/>
                <w:szCs w:val="20"/>
                <w:lang w:val="en-CA" w:eastAsia="hi-IN" w:bidi="hi-IN"/>
              </w:rPr>
              <w:t xml:space="preserve"> versions 5.5 to </w:t>
            </w:r>
            <w:r w:rsidR="00351010">
              <w:rPr>
                <w:rFonts w:ascii="Calibri" w:hAnsi="Calibri"/>
                <w:sz w:val="20"/>
                <w:szCs w:val="20"/>
                <w:lang w:val="en-CA" w:eastAsia="hi-IN" w:bidi="hi-IN"/>
              </w:rPr>
              <w:t>8.0</w:t>
            </w:r>
            <w:r w:rsidR="00FA2DD8">
              <w:rPr>
                <w:rFonts w:ascii="Calibri" w:hAnsi="Calibri"/>
                <w:sz w:val="20"/>
                <w:szCs w:val="20"/>
                <w:lang w:val="en-CA" w:eastAsia="hi-IN" w:bidi="hi-IN"/>
              </w:rPr>
              <w:t xml:space="preserve"> setting up VM and migrating virtual to virtual and physical to virtual environments using V</w:t>
            </w:r>
            <w:r>
              <w:rPr>
                <w:rFonts w:ascii="Calibri" w:hAnsi="Calibri"/>
                <w:sz w:val="20"/>
                <w:szCs w:val="20"/>
                <w:lang w:val="en-CA" w:eastAsia="hi-IN" w:bidi="hi-IN"/>
              </w:rPr>
              <w:t>C</w:t>
            </w:r>
            <w:r w:rsidR="00FA2DD8">
              <w:rPr>
                <w:rFonts w:ascii="Calibri" w:hAnsi="Calibri"/>
                <w:sz w:val="20"/>
                <w:szCs w:val="20"/>
                <w:lang w:val="en-CA" w:eastAsia="hi-IN" w:bidi="hi-IN"/>
              </w:rPr>
              <w:t>enter converter</w:t>
            </w:r>
            <w:r w:rsidR="009178C4">
              <w:rPr>
                <w:rFonts w:ascii="Calibri" w:hAnsi="Calibri"/>
                <w:sz w:val="20"/>
                <w:szCs w:val="20"/>
                <w:lang w:val="en-CA" w:eastAsia="hi-IN" w:bidi="hi-IN"/>
              </w:rPr>
              <w:t xml:space="preserve">. I have 6years experience with </w:t>
            </w:r>
            <w:r w:rsidR="00637333">
              <w:rPr>
                <w:rFonts w:ascii="Calibri" w:hAnsi="Calibri"/>
                <w:sz w:val="20"/>
                <w:szCs w:val="20"/>
                <w:lang w:val="en-CA" w:eastAsia="hi-IN" w:bidi="hi-IN"/>
              </w:rPr>
              <w:t>VMware</w:t>
            </w:r>
            <w:r w:rsidR="009178C4">
              <w:rPr>
                <w:rFonts w:ascii="Calibri" w:hAnsi="Calibri"/>
                <w:sz w:val="20"/>
                <w:szCs w:val="20"/>
                <w:lang w:val="en-CA" w:eastAsia="hi-IN" w:bidi="hi-IN"/>
              </w:rPr>
              <w:t>.</w:t>
            </w:r>
          </w:p>
        </w:tc>
      </w:tr>
      <w:tr w:rsidR="009231B9" w:rsidRPr="009231B9" w14:paraId="2E12C76F" w14:textId="77777777" w:rsidTr="00107C15">
        <w:tc>
          <w:tcPr>
            <w:tcW w:w="4395" w:type="dxa"/>
            <w:shd w:val="clear" w:color="auto" w:fill="auto"/>
          </w:tcPr>
          <w:p w14:paraId="1CEB6638" w14:textId="77777777" w:rsidR="009231B9" w:rsidRPr="009231B9" w:rsidRDefault="004600C6" w:rsidP="009231B9">
            <w:pPr>
              <w:shd w:val="clear" w:color="auto" w:fill="FFFFFF"/>
              <w:spacing w:line="240" w:lineRule="atLeast"/>
              <w:rPr>
                <w:rStyle w:val="m6673640923606130000gmail-beelinelabel"/>
                <w:rFonts w:ascii="Calibri" w:eastAsia="Times New Roman" w:hAnsi="Calibri" w:cs="Arial"/>
                <w:color w:val="222222"/>
                <w:sz w:val="20"/>
                <w:szCs w:val="20"/>
                <w:lang w:val="en-IN" w:eastAsia="en-IN"/>
              </w:rPr>
            </w:pPr>
            <w:r>
              <w:rPr>
                <w:rStyle w:val="m6673640923606130000gmail-beelinelabel"/>
                <w:rFonts w:ascii="Calibri" w:eastAsia="Times New Roman" w:hAnsi="Calibri" w:cs="Arial"/>
                <w:color w:val="222222"/>
                <w:sz w:val="20"/>
                <w:szCs w:val="20"/>
                <w:lang w:val="en-IN" w:eastAsia="en-IN"/>
              </w:rPr>
              <w:t>S</w:t>
            </w:r>
            <w:r>
              <w:rPr>
                <w:rStyle w:val="m6673640923606130000gmail-beelinelabel"/>
                <w:rFonts w:eastAsia="Times New Roman" w:cs="Arial"/>
                <w:color w:val="222222"/>
                <w:lang w:val="en-IN" w:eastAsia="en-IN"/>
              </w:rPr>
              <w:t>olarWinds</w:t>
            </w:r>
          </w:p>
        </w:tc>
        <w:tc>
          <w:tcPr>
            <w:tcW w:w="6495" w:type="dxa"/>
          </w:tcPr>
          <w:p w14:paraId="0DBD3123" w14:textId="77777777" w:rsidR="009231B9" w:rsidRPr="009231B9" w:rsidRDefault="0020459D" w:rsidP="00FA2DD8">
            <w:pPr>
              <w:spacing w:line="240" w:lineRule="atLeast"/>
              <w:jc w:val="both"/>
              <w:rPr>
                <w:rFonts w:ascii="Calibri" w:hAnsi="Calibri"/>
                <w:sz w:val="20"/>
                <w:szCs w:val="20"/>
                <w:lang w:val="en-CA" w:eastAsia="hi-IN" w:bidi="hi-IN"/>
              </w:rPr>
            </w:pPr>
            <w:r w:rsidRPr="0020459D">
              <w:rPr>
                <w:rFonts w:ascii="Calibri" w:hAnsi="Calibri"/>
                <w:sz w:val="20"/>
                <w:szCs w:val="20"/>
                <w:lang w:val="en-CA" w:eastAsia="hi-IN" w:bidi="hi-IN"/>
              </w:rPr>
              <w:t xml:space="preserve">Provide </w:t>
            </w:r>
            <w:r>
              <w:rPr>
                <w:rFonts w:ascii="Calibri" w:hAnsi="Calibri"/>
                <w:sz w:val="20"/>
                <w:szCs w:val="20"/>
                <w:lang w:val="en-CA" w:eastAsia="hi-IN" w:bidi="hi-IN"/>
              </w:rPr>
              <w:t xml:space="preserve">systems management, network monitoring, applications </w:t>
            </w:r>
            <w:r w:rsidR="004600C6">
              <w:rPr>
                <w:rFonts w:ascii="Calibri" w:hAnsi="Calibri"/>
                <w:sz w:val="20"/>
                <w:szCs w:val="20"/>
                <w:lang w:val="en-CA" w:eastAsia="hi-IN" w:bidi="hi-IN"/>
              </w:rPr>
              <w:t>management,</w:t>
            </w:r>
            <w:r>
              <w:rPr>
                <w:rFonts w:ascii="Calibri" w:hAnsi="Calibri"/>
                <w:sz w:val="20"/>
                <w:szCs w:val="20"/>
                <w:lang w:val="en-CA" w:eastAsia="hi-IN" w:bidi="hi-IN"/>
              </w:rPr>
              <w:t xml:space="preserve"> and IT Security with </w:t>
            </w:r>
            <w:r w:rsidR="00637333">
              <w:rPr>
                <w:rFonts w:ascii="Calibri" w:hAnsi="Calibri"/>
                <w:sz w:val="20"/>
                <w:szCs w:val="20"/>
                <w:lang w:val="en-CA" w:eastAsia="hi-IN" w:bidi="hi-IN"/>
              </w:rPr>
              <w:t>SolarWinds</w:t>
            </w:r>
            <w:r>
              <w:rPr>
                <w:rFonts w:ascii="Calibri" w:hAnsi="Calibri"/>
                <w:sz w:val="20"/>
                <w:szCs w:val="20"/>
                <w:lang w:val="en-CA" w:eastAsia="hi-IN" w:bidi="hi-IN"/>
              </w:rPr>
              <w:t>.</w:t>
            </w:r>
          </w:p>
        </w:tc>
      </w:tr>
      <w:tr w:rsidR="009231B9" w:rsidRPr="009231B9" w14:paraId="2E16B5DD" w14:textId="77777777" w:rsidTr="00107C15">
        <w:tc>
          <w:tcPr>
            <w:tcW w:w="4395" w:type="dxa"/>
            <w:shd w:val="clear" w:color="auto" w:fill="auto"/>
          </w:tcPr>
          <w:p w14:paraId="2179BE40" w14:textId="74C94A0F" w:rsidR="009231B9" w:rsidRPr="003350C6" w:rsidRDefault="00323CDF" w:rsidP="009231B9">
            <w:pPr>
              <w:shd w:val="clear" w:color="auto" w:fill="FFFFFF"/>
              <w:spacing w:line="240" w:lineRule="atLeast"/>
              <w:rPr>
                <w:rStyle w:val="m6673640923606130000gmail-beelinelabel"/>
                <w:rFonts w:ascii="Calibri" w:eastAsia="Times New Roman" w:hAnsi="Calibri" w:cs="Calibri"/>
                <w:color w:val="222222"/>
                <w:sz w:val="20"/>
                <w:szCs w:val="20"/>
                <w:lang w:val="en-IN" w:eastAsia="en-IN"/>
              </w:rPr>
            </w:pPr>
            <w:r w:rsidRPr="003350C6">
              <w:rPr>
                <w:rFonts w:ascii="Calibri" w:hAnsi="Calibri" w:cs="Calibri"/>
                <w:color w:val="000000"/>
                <w:sz w:val="20"/>
                <w:szCs w:val="20"/>
                <w:shd w:val="clear" w:color="auto" w:fill="FFFFFF"/>
              </w:rPr>
              <w:t xml:space="preserve">Flexera </w:t>
            </w:r>
            <w:r w:rsidR="000526F1" w:rsidRPr="003350C6">
              <w:rPr>
                <w:rStyle w:val="m6673640923606130000gmail-beelinelabel"/>
                <w:rFonts w:ascii="Calibri" w:eastAsia="Times New Roman" w:hAnsi="Calibri" w:cs="Calibri"/>
                <w:color w:val="222222"/>
                <w:sz w:val="20"/>
                <w:szCs w:val="20"/>
                <w:lang w:val="en-IN" w:eastAsia="en-IN"/>
              </w:rPr>
              <w:t>A</w:t>
            </w:r>
            <w:r w:rsidR="000526F1" w:rsidRPr="003350C6">
              <w:rPr>
                <w:rStyle w:val="m6673640923606130000gmail-beelinelabel"/>
                <w:rFonts w:ascii="Calibri" w:eastAsia="Times New Roman" w:hAnsi="Calibri" w:cs="Calibri"/>
                <w:color w:val="222222"/>
                <w:lang w:val="en-IN" w:eastAsia="en-IN"/>
              </w:rPr>
              <w:t>dmin Studio</w:t>
            </w:r>
            <w:r w:rsidR="00886C06">
              <w:rPr>
                <w:rStyle w:val="m6673640923606130000gmail-beelinelabel"/>
                <w:rFonts w:ascii="Calibri" w:eastAsia="Times New Roman" w:hAnsi="Calibri" w:cs="Calibri"/>
                <w:color w:val="222222"/>
                <w:lang w:val="en-IN" w:eastAsia="en-IN"/>
              </w:rPr>
              <w:t xml:space="preserve"> </w:t>
            </w:r>
            <w:r w:rsidR="00EF5E94">
              <w:rPr>
                <w:rStyle w:val="m6673640923606130000gmail-beelinelabel"/>
                <w:rFonts w:ascii="Calibri" w:eastAsia="Times New Roman" w:hAnsi="Calibri" w:cs="Calibri"/>
                <w:color w:val="222222"/>
                <w:lang w:val="en-IN" w:eastAsia="en-IN"/>
              </w:rPr>
              <w:t>InstallShield</w:t>
            </w:r>
          </w:p>
        </w:tc>
        <w:tc>
          <w:tcPr>
            <w:tcW w:w="6495" w:type="dxa"/>
          </w:tcPr>
          <w:p w14:paraId="56845752" w14:textId="77777777" w:rsidR="009231B9" w:rsidRPr="009231B9" w:rsidRDefault="000526F1" w:rsidP="009231B9">
            <w:pPr>
              <w:spacing w:line="240" w:lineRule="atLeast"/>
              <w:jc w:val="both"/>
              <w:rPr>
                <w:rFonts w:ascii="Calibri" w:hAnsi="Calibri"/>
                <w:sz w:val="20"/>
                <w:szCs w:val="20"/>
                <w:lang w:val="en-CA" w:eastAsia="hi-IN" w:bidi="hi-IN"/>
              </w:rPr>
            </w:pPr>
            <w:r w:rsidRPr="000526F1">
              <w:rPr>
                <w:rFonts w:ascii="Calibri" w:hAnsi="Calibri"/>
                <w:sz w:val="20"/>
                <w:szCs w:val="20"/>
                <w:lang w:val="en-CA" w:eastAsia="hi-IN" w:bidi="hi-IN"/>
              </w:rPr>
              <w:t xml:space="preserve">Repackaged legacy installers </w:t>
            </w:r>
            <w:r>
              <w:rPr>
                <w:rFonts w:ascii="Calibri" w:hAnsi="Calibri"/>
                <w:sz w:val="20"/>
                <w:szCs w:val="20"/>
                <w:lang w:val="en-CA" w:eastAsia="hi-IN" w:bidi="hi-IN"/>
              </w:rPr>
              <w:t xml:space="preserve">Standard Corporate Applications, and </w:t>
            </w:r>
            <w:r w:rsidRPr="000526F1">
              <w:rPr>
                <w:rFonts w:ascii="Calibri" w:hAnsi="Calibri"/>
                <w:sz w:val="20"/>
                <w:szCs w:val="20"/>
                <w:lang w:val="en-CA" w:eastAsia="hi-IN" w:bidi="hi-IN"/>
              </w:rPr>
              <w:t>In-House applications using Admin</w:t>
            </w:r>
            <w:r>
              <w:rPr>
                <w:rFonts w:ascii="Calibri" w:hAnsi="Calibri"/>
                <w:sz w:val="20"/>
                <w:szCs w:val="20"/>
                <w:lang w:val="en-CA" w:eastAsia="hi-IN" w:bidi="hi-IN"/>
              </w:rPr>
              <w:t xml:space="preserve"> </w:t>
            </w:r>
            <w:r w:rsidRPr="000526F1">
              <w:rPr>
                <w:rFonts w:ascii="Calibri" w:hAnsi="Calibri"/>
                <w:sz w:val="20"/>
                <w:szCs w:val="20"/>
                <w:lang w:val="en-CA" w:eastAsia="hi-IN" w:bidi="hi-IN"/>
              </w:rPr>
              <w:t>studio Repackage.</w:t>
            </w:r>
          </w:p>
        </w:tc>
      </w:tr>
      <w:tr w:rsidR="008B3B1B" w:rsidRPr="009231B9" w14:paraId="2A5F1506" w14:textId="77777777" w:rsidTr="00107C15">
        <w:tc>
          <w:tcPr>
            <w:tcW w:w="4395" w:type="dxa"/>
            <w:tcBorders>
              <w:top w:val="single" w:sz="4" w:space="0" w:color="BF8F00"/>
              <w:left w:val="single" w:sz="4" w:space="0" w:color="BFBFBF"/>
              <w:bottom w:val="single" w:sz="4" w:space="0" w:color="BFBFBF"/>
              <w:right w:val="single" w:sz="4" w:space="0" w:color="AEAAAA"/>
            </w:tcBorders>
            <w:shd w:val="clear" w:color="auto" w:fill="E7E6E6"/>
          </w:tcPr>
          <w:p w14:paraId="384BA74B" w14:textId="77777777" w:rsidR="008B3B1B" w:rsidRPr="009231B9" w:rsidRDefault="009231B9" w:rsidP="009231B9">
            <w:pPr>
              <w:pStyle w:val="ListParagraph"/>
              <w:spacing w:after="0" w:line="240" w:lineRule="atLeast"/>
              <w:ind w:left="0"/>
              <w:rPr>
                <w:rFonts w:cs="Calibri"/>
                <w:b/>
                <w:sz w:val="20"/>
                <w:szCs w:val="20"/>
                <w:lang w:val="en-US" w:eastAsia="en-US"/>
              </w:rPr>
            </w:pPr>
            <w:r w:rsidRPr="009231B9">
              <w:rPr>
                <w:rFonts w:cs="Calibri"/>
                <w:b/>
                <w:sz w:val="20"/>
                <w:szCs w:val="20"/>
                <w:lang w:val="en-US" w:eastAsia="en-US"/>
              </w:rPr>
              <w:t>Preferred skills:</w:t>
            </w:r>
          </w:p>
        </w:tc>
        <w:tc>
          <w:tcPr>
            <w:tcW w:w="6495" w:type="dxa"/>
            <w:tcBorders>
              <w:top w:val="single" w:sz="4" w:space="0" w:color="BF8F00"/>
              <w:left w:val="single" w:sz="4" w:space="0" w:color="AEAAAA"/>
              <w:bottom w:val="single" w:sz="4" w:space="0" w:color="BFBFBF"/>
              <w:right w:val="single" w:sz="4" w:space="0" w:color="BFBFBF"/>
            </w:tcBorders>
            <w:shd w:val="clear" w:color="auto" w:fill="E7E6E6"/>
          </w:tcPr>
          <w:p w14:paraId="495DB113" w14:textId="77777777" w:rsidR="008B3B1B" w:rsidRPr="009231B9" w:rsidRDefault="008B3B1B" w:rsidP="009231B9">
            <w:pPr>
              <w:pStyle w:val="ListParagraph"/>
              <w:spacing w:after="0" w:line="240" w:lineRule="atLeast"/>
              <w:ind w:left="0"/>
              <w:rPr>
                <w:rFonts w:cs="Calibri"/>
                <w:b/>
                <w:sz w:val="20"/>
                <w:szCs w:val="20"/>
                <w:lang w:val="en-US" w:eastAsia="en-US"/>
              </w:rPr>
            </w:pPr>
            <w:r w:rsidRPr="009231B9">
              <w:rPr>
                <w:rFonts w:cs="Calibri"/>
                <w:b/>
                <w:sz w:val="20"/>
                <w:szCs w:val="20"/>
                <w:lang w:val="en-US" w:eastAsia="en-US"/>
              </w:rPr>
              <w:t>Brief Description</w:t>
            </w:r>
          </w:p>
        </w:tc>
      </w:tr>
      <w:tr w:rsidR="008B3B1B" w:rsidRPr="009231B9" w14:paraId="3C17A3E6"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1CB648F8" w14:textId="77777777" w:rsidR="008B3B1B"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lastRenderedPageBreak/>
              <w:t>Avamar/Data Domain Backup System</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81A1801" w14:textId="77777777" w:rsidR="008B3B1B" w:rsidRPr="009231B9" w:rsidRDefault="00521D9B"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I performed server </w:t>
            </w:r>
            <w:r w:rsidR="00B82096">
              <w:rPr>
                <w:rFonts w:ascii="Calibri" w:eastAsia="Gulim" w:hAnsi="Calibri" w:cs="Calibri"/>
                <w:i/>
                <w:sz w:val="20"/>
                <w:szCs w:val="20"/>
              </w:rPr>
              <w:t>maintenance and</w:t>
            </w:r>
            <w:r w:rsidR="00C36E27">
              <w:rPr>
                <w:rFonts w:ascii="Calibri" w:eastAsia="Gulim" w:hAnsi="Calibri" w:cs="Calibri"/>
                <w:i/>
                <w:sz w:val="20"/>
                <w:szCs w:val="20"/>
              </w:rPr>
              <w:t xml:space="preserve"> used multiple backup applications to backup domains, </w:t>
            </w:r>
            <w:r w:rsidR="00B82096">
              <w:rPr>
                <w:rFonts w:ascii="Calibri" w:eastAsia="Gulim" w:hAnsi="Calibri" w:cs="Calibri"/>
                <w:i/>
                <w:sz w:val="20"/>
                <w:szCs w:val="20"/>
              </w:rPr>
              <w:t>user’s</w:t>
            </w:r>
            <w:r w:rsidR="00C36E27">
              <w:rPr>
                <w:rFonts w:ascii="Calibri" w:eastAsia="Gulim" w:hAnsi="Calibri" w:cs="Calibri"/>
                <w:i/>
                <w:sz w:val="20"/>
                <w:szCs w:val="20"/>
              </w:rPr>
              <w:t xml:space="preserve"> data, and system backups</w:t>
            </w:r>
            <w:r w:rsidR="009178C4">
              <w:rPr>
                <w:rFonts w:ascii="Calibri" w:eastAsia="Gulim" w:hAnsi="Calibri" w:cs="Calibri"/>
                <w:i/>
                <w:sz w:val="20"/>
                <w:szCs w:val="20"/>
              </w:rPr>
              <w:t>. I have 10 years of backup experience.</w:t>
            </w:r>
          </w:p>
        </w:tc>
      </w:tr>
      <w:tr w:rsidR="00DF3CD6" w:rsidRPr="009231B9" w14:paraId="4F9F8DD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71F7779B" w14:textId="77777777" w:rsidR="00DF3CD6"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Proofpoint Cyber Security</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3DB47955" w14:textId="77777777" w:rsidR="00DF3CD6" w:rsidRPr="009231B9" w:rsidRDefault="009178C4" w:rsidP="009231B9">
            <w:pPr>
              <w:spacing w:line="240" w:lineRule="atLeast"/>
              <w:rPr>
                <w:rFonts w:ascii="Calibri" w:eastAsia="Gulim" w:hAnsi="Calibri" w:cs="Calibri"/>
                <w:i/>
                <w:sz w:val="20"/>
                <w:szCs w:val="20"/>
              </w:rPr>
            </w:pPr>
            <w:r>
              <w:rPr>
                <w:rFonts w:ascii="Calibri" w:eastAsia="Gulim" w:hAnsi="Calibri" w:cs="Calibri"/>
                <w:i/>
                <w:sz w:val="20"/>
                <w:szCs w:val="20"/>
              </w:rPr>
              <w:t>I have over 10 years of Cyber security experience. McAfee, Symantec, Backup Exec, Vipre end point, Cylance and Sophos are some of the Cyber Security solutions I have used.</w:t>
            </w:r>
          </w:p>
        </w:tc>
      </w:tr>
      <w:tr w:rsidR="00DF3CD6" w:rsidRPr="009231B9" w14:paraId="2E737BDF"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37105FE5" w14:textId="77777777" w:rsidR="00DF3CD6"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Azure AD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0A3BAD49" w14:textId="77777777" w:rsidR="00DF3CD6" w:rsidRPr="009231B9" w:rsidRDefault="009178C4" w:rsidP="009231B9">
            <w:pPr>
              <w:spacing w:line="240" w:lineRule="atLeast"/>
              <w:rPr>
                <w:rFonts w:ascii="Calibri" w:eastAsia="Gulim" w:hAnsi="Calibri" w:cs="Calibri"/>
                <w:i/>
                <w:sz w:val="20"/>
                <w:szCs w:val="20"/>
              </w:rPr>
            </w:pPr>
            <w:r>
              <w:rPr>
                <w:rFonts w:ascii="Calibri" w:eastAsia="Gulim" w:hAnsi="Calibri" w:cs="Calibri"/>
                <w:i/>
                <w:sz w:val="20"/>
                <w:szCs w:val="20"/>
              </w:rPr>
              <w:t>I have 2 years o</w:t>
            </w:r>
            <w:r w:rsidR="004363E1">
              <w:rPr>
                <w:rFonts w:ascii="Calibri" w:eastAsia="Gulim" w:hAnsi="Calibri" w:cs="Calibri"/>
                <w:i/>
                <w:sz w:val="20"/>
                <w:szCs w:val="20"/>
              </w:rPr>
              <w:t>f</w:t>
            </w:r>
            <w:r>
              <w:rPr>
                <w:rFonts w:ascii="Calibri" w:eastAsia="Gulim" w:hAnsi="Calibri" w:cs="Calibri"/>
                <w:i/>
                <w:sz w:val="20"/>
                <w:szCs w:val="20"/>
              </w:rPr>
              <w:t xml:space="preserve"> Azure AD administration. I built a disaster recovery site which mirrored our production environment. This was maintained by DFS replication from the primary site.</w:t>
            </w:r>
          </w:p>
        </w:tc>
      </w:tr>
      <w:tr w:rsidR="009231B9" w:rsidRPr="009231B9" w14:paraId="40CA318A"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1F63F640" w14:textId="319A3B04" w:rsidR="009231B9" w:rsidRPr="009231B9" w:rsidRDefault="00351010" w:rsidP="009231B9">
            <w:pPr>
              <w:shd w:val="clear" w:color="auto" w:fill="FFFFFF"/>
              <w:spacing w:line="240" w:lineRule="atLeast"/>
              <w:jc w:val="both"/>
              <w:rPr>
                <w:rFonts w:ascii="Calibri" w:eastAsia="Times New Roman" w:hAnsi="Calibri" w:cs="Arial"/>
                <w:color w:val="222222"/>
                <w:sz w:val="20"/>
                <w:szCs w:val="20"/>
                <w:lang w:val="en-IN" w:eastAsia="en-IN"/>
              </w:rPr>
            </w:pPr>
            <w:r>
              <w:rPr>
                <w:rFonts w:ascii="Calibri" w:eastAsia="Times New Roman" w:hAnsi="Calibri" w:cs="Arial"/>
                <w:color w:val="222222"/>
                <w:sz w:val="20"/>
                <w:szCs w:val="20"/>
                <w:lang w:val="en-IN" w:eastAsia="en-IN"/>
              </w:rPr>
              <w:t>Active Directory Server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58EABFBA" w14:textId="7D54B1B1" w:rsidR="009231B9" w:rsidRPr="009231B9" w:rsidRDefault="00A47C03"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My </w:t>
            </w:r>
            <w:r w:rsidR="00727C91">
              <w:rPr>
                <w:rFonts w:ascii="Calibri" w:eastAsia="Gulim" w:hAnsi="Calibri" w:cs="Calibri"/>
                <w:i/>
                <w:sz w:val="20"/>
                <w:szCs w:val="20"/>
              </w:rPr>
              <w:t xml:space="preserve">AD </w:t>
            </w:r>
            <w:r w:rsidR="000A2FF3" w:rsidRPr="000A2FF3">
              <w:rPr>
                <w:rFonts w:ascii="Calibri" w:eastAsia="Gulim" w:hAnsi="Calibri" w:cs="Calibri"/>
                <w:i/>
                <w:sz w:val="20"/>
                <w:szCs w:val="20"/>
              </w:rPr>
              <w:t xml:space="preserve">Administration tasks </w:t>
            </w:r>
            <w:r w:rsidR="00766544">
              <w:rPr>
                <w:rFonts w:ascii="Calibri" w:eastAsia="Gulim" w:hAnsi="Calibri" w:cs="Calibri"/>
                <w:i/>
                <w:sz w:val="20"/>
                <w:szCs w:val="20"/>
              </w:rPr>
              <w:t>in</w:t>
            </w:r>
            <w:r w:rsidR="00A7440B">
              <w:rPr>
                <w:rFonts w:ascii="Calibri" w:eastAsia="Gulim" w:hAnsi="Calibri" w:cs="Calibri"/>
                <w:i/>
                <w:sz w:val="20"/>
                <w:szCs w:val="20"/>
              </w:rPr>
              <w:t>cluded</w:t>
            </w:r>
            <w:r w:rsidR="000A2FF3" w:rsidRPr="000A2FF3">
              <w:rPr>
                <w:rFonts w:ascii="Calibri" w:eastAsia="Gulim" w:hAnsi="Calibri" w:cs="Calibri"/>
                <w:i/>
                <w:sz w:val="20"/>
                <w:szCs w:val="20"/>
              </w:rPr>
              <w:t xml:space="preserve"> the setup, configuration, management, and maintenance of Active Directory servers and the directory service itself.</w:t>
            </w:r>
          </w:p>
        </w:tc>
      </w:tr>
      <w:tr w:rsidR="009231B9" w:rsidRPr="009231B9" w14:paraId="78ED2AD4"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7DB5559" w14:textId="77777777" w:rsidR="009231B9"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Cloud Services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2466057C" w14:textId="77777777" w:rsidR="009231B9" w:rsidRPr="009231B9" w:rsidRDefault="009178C4" w:rsidP="009231B9">
            <w:pPr>
              <w:spacing w:line="240" w:lineRule="atLeast"/>
              <w:rPr>
                <w:rFonts w:ascii="Calibri" w:eastAsia="Gulim" w:hAnsi="Calibri" w:cs="Calibri"/>
                <w:i/>
                <w:sz w:val="20"/>
                <w:szCs w:val="20"/>
              </w:rPr>
            </w:pPr>
            <w:r>
              <w:rPr>
                <w:rFonts w:ascii="Calibri" w:eastAsia="Gulim" w:hAnsi="Calibri" w:cs="Calibri"/>
                <w:i/>
                <w:sz w:val="20"/>
                <w:szCs w:val="20"/>
              </w:rPr>
              <w:t>I have a total of five years of cloud Services Administrative experience both in IBM SL and Microsoft Azure.</w:t>
            </w:r>
          </w:p>
        </w:tc>
      </w:tr>
      <w:tr w:rsidR="009231B9" w:rsidRPr="009231B9" w14:paraId="3A10A9ED"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3D90FD7A" w14:textId="0C82A6E3" w:rsidR="009231B9" w:rsidRPr="009231B9" w:rsidRDefault="003B1091" w:rsidP="009231B9">
            <w:pPr>
              <w:shd w:val="clear" w:color="auto" w:fill="FFFFFF"/>
              <w:spacing w:line="240" w:lineRule="atLeast"/>
              <w:jc w:val="both"/>
              <w:rPr>
                <w:rFonts w:ascii="Calibri" w:eastAsia="Times New Roman" w:hAnsi="Calibri" w:cs="Arial"/>
                <w:color w:val="222222"/>
                <w:sz w:val="20"/>
                <w:szCs w:val="20"/>
                <w:lang w:val="en-IN" w:eastAsia="en-IN"/>
              </w:rPr>
            </w:pPr>
            <w:r>
              <w:rPr>
                <w:rFonts w:ascii="Calibri" w:eastAsia="Times New Roman" w:hAnsi="Calibri" w:cs="Arial"/>
                <w:color w:val="222222"/>
                <w:sz w:val="20"/>
                <w:szCs w:val="20"/>
                <w:lang w:val="en-IN" w:eastAsia="en-IN"/>
              </w:rPr>
              <w:t>Windows</w:t>
            </w:r>
            <w:r w:rsidR="00E37697">
              <w:rPr>
                <w:rFonts w:ascii="Calibri" w:eastAsia="Times New Roman" w:hAnsi="Calibri" w:cs="Arial"/>
                <w:color w:val="222222"/>
                <w:sz w:val="20"/>
                <w:szCs w:val="20"/>
                <w:lang w:val="en-IN" w:eastAsia="en-IN"/>
              </w:rPr>
              <w:t xml:space="preserve"> Migration</w:t>
            </w:r>
            <w:r w:rsidR="00E6150B">
              <w:rPr>
                <w:rFonts w:ascii="Calibri" w:eastAsia="Times New Roman" w:hAnsi="Calibri" w:cs="Arial"/>
                <w:color w:val="222222"/>
                <w:sz w:val="20"/>
                <w:szCs w:val="20"/>
                <w:lang w:val="en-IN" w:eastAsia="en-IN"/>
              </w:rPr>
              <w:t xml:space="preserve"> Engineering</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7E5911E6" w14:textId="0AC096E7" w:rsidR="009231B9" w:rsidRPr="009231B9" w:rsidRDefault="00D20F2E"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Windows </w:t>
            </w:r>
            <w:r w:rsidR="00FD666C" w:rsidRPr="00FD666C">
              <w:rPr>
                <w:rFonts w:ascii="Calibri" w:eastAsia="Gulim" w:hAnsi="Calibri" w:cs="Calibri"/>
                <w:i/>
                <w:sz w:val="20"/>
                <w:szCs w:val="20"/>
              </w:rPr>
              <w:t xml:space="preserve">Operating System Migrations: </w:t>
            </w:r>
            <w:r>
              <w:rPr>
                <w:rFonts w:ascii="Calibri" w:eastAsia="Gulim" w:hAnsi="Calibri" w:cs="Calibri"/>
                <w:i/>
                <w:sz w:val="20"/>
                <w:szCs w:val="20"/>
              </w:rPr>
              <w:t>E</w:t>
            </w:r>
            <w:r w:rsidR="00FD666C" w:rsidRPr="00FD666C">
              <w:rPr>
                <w:rFonts w:ascii="Calibri" w:eastAsia="Gulim" w:hAnsi="Calibri" w:cs="Calibri"/>
                <w:i/>
                <w:sz w:val="20"/>
                <w:szCs w:val="20"/>
              </w:rPr>
              <w:t xml:space="preserve">xperience </w:t>
            </w:r>
            <w:r>
              <w:rPr>
                <w:rFonts w:ascii="Calibri" w:eastAsia="Gulim" w:hAnsi="Calibri" w:cs="Calibri"/>
                <w:i/>
                <w:sz w:val="20"/>
                <w:szCs w:val="20"/>
              </w:rPr>
              <w:t xml:space="preserve">leading </w:t>
            </w:r>
            <w:r w:rsidR="00792118" w:rsidRPr="00FD666C">
              <w:rPr>
                <w:rFonts w:ascii="Calibri" w:eastAsia="Gulim" w:hAnsi="Calibri" w:cs="Calibri"/>
                <w:i/>
                <w:sz w:val="20"/>
                <w:szCs w:val="20"/>
              </w:rPr>
              <w:t>migration</w:t>
            </w:r>
            <w:r w:rsidR="00792118">
              <w:rPr>
                <w:rFonts w:ascii="Calibri" w:eastAsia="Gulim" w:hAnsi="Calibri" w:cs="Calibri"/>
                <w:i/>
                <w:sz w:val="20"/>
                <w:szCs w:val="20"/>
              </w:rPr>
              <w:t>s</w:t>
            </w:r>
            <w:r w:rsidR="00FD666C" w:rsidRPr="00FD666C">
              <w:rPr>
                <w:rFonts w:ascii="Calibri" w:eastAsia="Gulim" w:hAnsi="Calibri" w:cs="Calibri"/>
                <w:i/>
                <w:sz w:val="20"/>
                <w:szCs w:val="20"/>
              </w:rPr>
              <w:t xml:space="preserve"> from Windows 10 to Windows 11 using SCCM and Task Sequences.</w:t>
            </w:r>
          </w:p>
        </w:tc>
      </w:tr>
      <w:tr w:rsidR="009231B9" w:rsidRPr="009231B9" w14:paraId="40AFA16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C53CF3A" w14:textId="77777777" w:rsidR="009231B9"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PKI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2641ADA7" w14:textId="77777777" w:rsidR="009231B9" w:rsidRPr="009231B9" w:rsidRDefault="009B196C" w:rsidP="009231B9">
            <w:pPr>
              <w:spacing w:line="240" w:lineRule="atLeast"/>
              <w:rPr>
                <w:rFonts w:ascii="Calibri" w:eastAsia="Gulim" w:hAnsi="Calibri" w:cs="Calibri"/>
                <w:i/>
                <w:sz w:val="20"/>
                <w:szCs w:val="20"/>
              </w:rPr>
            </w:pPr>
            <w:r>
              <w:rPr>
                <w:rFonts w:ascii="Calibri" w:eastAsia="Gulim" w:hAnsi="Calibri" w:cs="Calibri"/>
                <w:i/>
                <w:sz w:val="20"/>
                <w:szCs w:val="20"/>
              </w:rPr>
              <w:t>I managed Microsoft Public Key Infrastructure to manage certificates. I have a few years of experience with PKI.</w:t>
            </w:r>
          </w:p>
        </w:tc>
      </w:tr>
      <w:tr w:rsidR="009231B9" w:rsidRPr="009231B9" w14:paraId="3AB289D9"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2CCEEB8B" w14:textId="77777777" w:rsidR="009231B9"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DNS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92EFD27" w14:textId="77777777" w:rsidR="009231B9" w:rsidRPr="009231B9" w:rsidRDefault="009B196C" w:rsidP="009231B9">
            <w:pPr>
              <w:spacing w:line="240" w:lineRule="atLeast"/>
              <w:rPr>
                <w:rFonts w:ascii="Calibri" w:eastAsia="Gulim" w:hAnsi="Calibri" w:cs="Calibri"/>
                <w:i/>
                <w:sz w:val="20"/>
                <w:szCs w:val="20"/>
              </w:rPr>
            </w:pPr>
            <w:r>
              <w:rPr>
                <w:rFonts w:ascii="Calibri" w:eastAsia="Gulim" w:hAnsi="Calibri" w:cs="Calibri"/>
                <w:i/>
                <w:sz w:val="20"/>
                <w:szCs w:val="20"/>
              </w:rPr>
              <w:t>I have seve</w:t>
            </w:r>
            <w:r w:rsidR="00E41608">
              <w:rPr>
                <w:rFonts w:ascii="Calibri" w:eastAsia="Gulim" w:hAnsi="Calibri" w:cs="Calibri"/>
                <w:i/>
                <w:sz w:val="20"/>
                <w:szCs w:val="20"/>
              </w:rPr>
              <w:t>n</w:t>
            </w:r>
            <w:r>
              <w:rPr>
                <w:rFonts w:ascii="Calibri" w:eastAsia="Gulim" w:hAnsi="Calibri" w:cs="Calibri"/>
                <w:i/>
                <w:sz w:val="20"/>
                <w:szCs w:val="20"/>
              </w:rPr>
              <w:t xml:space="preserve"> plus years of managing DNS on Windows Servers.</w:t>
            </w:r>
            <w:r w:rsidR="00F32C6C">
              <w:rPr>
                <w:rFonts w:ascii="Calibri" w:eastAsia="Gulim" w:hAnsi="Calibri" w:cs="Calibri"/>
                <w:i/>
                <w:sz w:val="20"/>
                <w:szCs w:val="20"/>
              </w:rPr>
              <w:t xml:space="preserve"> I </w:t>
            </w:r>
            <w:proofErr w:type="gramStart"/>
            <w:r w:rsidR="00F32C6C">
              <w:rPr>
                <w:rFonts w:ascii="Calibri" w:eastAsia="Gulim" w:hAnsi="Calibri" w:cs="Calibri"/>
                <w:i/>
                <w:sz w:val="20"/>
                <w:szCs w:val="20"/>
              </w:rPr>
              <w:t>setup</w:t>
            </w:r>
            <w:proofErr w:type="gramEnd"/>
            <w:r w:rsidR="00F32C6C">
              <w:rPr>
                <w:rFonts w:ascii="Calibri" w:eastAsia="Gulim" w:hAnsi="Calibri" w:cs="Calibri"/>
                <w:i/>
                <w:sz w:val="20"/>
                <w:szCs w:val="20"/>
              </w:rPr>
              <w:t xml:space="preserve"> several DNS Servers which usually were configures on the Domain controllers in our data centers.</w:t>
            </w:r>
            <w:r>
              <w:rPr>
                <w:rFonts w:ascii="Calibri" w:eastAsia="Gulim" w:hAnsi="Calibri" w:cs="Calibri"/>
                <w:i/>
                <w:sz w:val="20"/>
                <w:szCs w:val="20"/>
              </w:rPr>
              <w:t xml:space="preserve"> </w:t>
            </w:r>
          </w:p>
        </w:tc>
      </w:tr>
      <w:tr w:rsidR="009231B9" w:rsidRPr="009231B9" w14:paraId="6C261434"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6E5F2B03" w14:textId="77777777" w:rsidR="009231B9" w:rsidRPr="009231B9" w:rsidRDefault="009231B9"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ADFS Administration</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5402027B" w14:textId="77777777" w:rsidR="009231B9" w:rsidRPr="009231B9" w:rsidRDefault="00F32C6C"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I have </w:t>
            </w:r>
            <w:proofErr w:type="gramStart"/>
            <w:r>
              <w:rPr>
                <w:rFonts w:ascii="Calibri" w:eastAsia="Gulim" w:hAnsi="Calibri" w:cs="Calibri"/>
                <w:i/>
                <w:sz w:val="20"/>
                <w:szCs w:val="20"/>
              </w:rPr>
              <w:t>setup</w:t>
            </w:r>
            <w:proofErr w:type="gramEnd"/>
            <w:r>
              <w:rPr>
                <w:rFonts w:ascii="Calibri" w:eastAsia="Gulim" w:hAnsi="Calibri" w:cs="Calibri"/>
                <w:i/>
                <w:sz w:val="20"/>
                <w:szCs w:val="20"/>
              </w:rPr>
              <w:t xml:space="preserve"> ADFS when implementing Domain controllers for domain authentication. This way </w:t>
            </w:r>
            <w:r w:rsidR="00E41608">
              <w:rPr>
                <w:rFonts w:ascii="Calibri" w:eastAsia="Gulim" w:hAnsi="Calibri" w:cs="Calibri"/>
                <w:i/>
                <w:sz w:val="20"/>
                <w:szCs w:val="20"/>
              </w:rPr>
              <w:t xml:space="preserve">a </w:t>
            </w:r>
            <w:r w:rsidR="00E41608" w:rsidRPr="00F32C6C">
              <w:rPr>
                <w:rFonts w:ascii="Calibri" w:eastAsia="Gulim" w:hAnsi="Calibri" w:cs="Calibri"/>
                <w:i/>
                <w:sz w:val="20"/>
                <w:szCs w:val="20"/>
              </w:rPr>
              <w:t>user</w:t>
            </w:r>
            <w:r w:rsidR="00E41608">
              <w:rPr>
                <w:rFonts w:ascii="Calibri" w:eastAsia="Gulim" w:hAnsi="Calibri" w:cs="Calibri"/>
                <w:i/>
                <w:sz w:val="20"/>
                <w:szCs w:val="20"/>
              </w:rPr>
              <w:t>’s</w:t>
            </w:r>
            <w:r w:rsidRPr="00F32C6C">
              <w:rPr>
                <w:rFonts w:ascii="Calibri" w:eastAsia="Gulim" w:hAnsi="Calibri" w:cs="Calibri"/>
                <w:i/>
                <w:sz w:val="20"/>
                <w:szCs w:val="20"/>
              </w:rPr>
              <w:t xml:space="preserve"> credentials are passed to the partner extranet site using ADFS</w:t>
            </w:r>
            <w:r>
              <w:rPr>
                <w:rFonts w:ascii="Calibri" w:eastAsia="Gulim" w:hAnsi="Calibri" w:cs="Calibri"/>
                <w:i/>
                <w:sz w:val="20"/>
                <w:szCs w:val="20"/>
              </w:rPr>
              <w:t xml:space="preserve"> using the same user ID and password which was authenticated on the domain.</w:t>
            </w:r>
          </w:p>
        </w:tc>
      </w:tr>
      <w:tr w:rsidR="009231B9" w:rsidRPr="009231B9" w14:paraId="0BB5A7D1"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0BE201D6" w14:textId="77777777" w:rsidR="009231B9" w:rsidRPr="009231B9" w:rsidRDefault="007C2FD7" w:rsidP="009231B9">
            <w:pPr>
              <w:shd w:val="clear" w:color="auto" w:fill="FFFFFF"/>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PowerShell</w:t>
            </w:r>
            <w:r w:rsidR="009231B9" w:rsidRPr="009231B9">
              <w:rPr>
                <w:rFonts w:ascii="Calibri" w:eastAsia="Times New Roman" w:hAnsi="Calibri" w:cs="Arial"/>
                <w:color w:val="222222"/>
                <w:sz w:val="20"/>
                <w:szCs w:val="20"/>
                <w:lang w:val="en-IN" w:eastAsia="en-IN"/>
              </w:rPr>
              <w:t xml:space="preserve"> Scripting</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786D146E" w14:textId="7FFAB5B9" w:rsidR="009231B9" w:rsidRPr="009231B9" w:rsidRDefault="00F32C6C"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I have </w:t>
            </w:r>
            <w:r w:rsidR="00E82795">
              <w:rPr>
                <w:rFonts w:ascii="Calibri" w:eastAsia="Gulim" w:hAnsi="Calibri" w:cs="Calibri"/>
                <w:i/>
                <w:sz w:val="20"/>
                <w:szCs w:val="20"/>
              </w:rPr>
              <w:t>8</w:t>
            </w:r>
            <w:r>
              <w:rPr>
                <w:rFonts w:ascii="Calibri" w:eastAsia="Gulim" w:hAnsi="Calibri" w:cs="Calibri"/>
                <w:i/>
                <w:sz w:val="20"/>
                <w:szCs w:val="20"/>
              </w:rPr>
              <w:t xml:space="preserve"> years of </w:t>
            </w:r>
            <w:r w:rsidR="00460D44">
              <w:rPr>
                <w:rFonts w:ascii="Calibri" w:eastAsia="Gulim" w:hAnsi="Calibri" w:cs="Calibri"/>
                <w:i/>
                <w:sz w:val="20"/>
                <w:szCs w:val="20"/>
              </w:rPr>
              <w:t>PowerShell</w:t>
            </w:r>
            <w:r>
              <w:rPr>
                <w:rFonts w:ascii="Calibri" w:eastAsia="Gulim" w:hAnsi="Calibri" w:cs="Calibri"/>
                <w:i/>
                <w:sz w:val="20"/>
                <w:szCs w:val="20"/>
              </w:rPr>
              <w:t xml:space="preserve"> scripting to create automation processes when </w:t>
            </w:r>
            <w:bookmarkStart w:id="2" w:name="_Hlk17284495"/>
            <w:r>
              <w:rPr>
                <w:rFonts w:ascii="Calibri" w:eastAsia="Gulim" w:hAnsi="Calibri" w:cs="Calibri"/>
                <w:i/>
                <w:sz w:val="20"/>
                <w:szCs w:val="20"/>
              </w:rPr>
              <w:t xml:space="preserve">provisioning </w:t>
            </w:r>
            <w:bookmarkEnd w:id="2"/>
            <w:r>
              <w:rPr>
                <w:rFonts w:ascii="Calibri" w:eastAsia="Gulim" w:hAnsi="Calibri" w:cs="Calibri"/>
                <w:i/>
                <w:sz w:val="20"/>
                <w:szCs w:val="20"/>
              </w:rPr>
              <w:t xml:space="preserve">servers for the data center. </w:t>
            </w:r>
            <w:r w:rsidR="00E82795" w:rsidRPr="00E82795">
              <w:rPr>
                <w:rFonts w:ascii="Calibri" w:eastAsia="Gulim" w:hAnsi="Calibri" w:cs="Calibri"/>
                <w:i/>
                <w:sz w:val="20"/>
                <w:szCs w:val="20"/>
              </w:rPr>
              <w:t>Proficient in developing and executing PowerShell scripts to automate administrative and migration tasks.</w:t>
            </w:r>
          </w:p>
        </w:tc>
      </w:tr>
      <w:tr w:rsidR="009231B9" w:rsidRPr="009231B9" w14:paraId="1623CE4E" w14:textId="77777777" w:rsidTr="00107C15">
        <w:tc>
          <w:tcPr>
            <w:tcW w:w="4395" w:type="dxa"/>
            <w:tcBorders>
              <w:top w:val="single" w:sz="4" w:space="0" w:color="BF8F00"/>
              <w:left w:val="single" w:sz="4" w:space="0" w:color="BFBFBF"/>
              <w:bottom w:val="single" w:sz="4" w:space="0" w:color="BFBFBF"/>
              <w:right w:val="single" w:sz="4" w:space="0" w:color="AEAAAA"/>
            </w:tcBorders>
            <w:shd w:val="clear" w:color="auto" w:fill="E7E6E6"/>
          </w:tcPr>
          <w:p w14:paraId="52F3A71C" w14:textId="77777777" w:rsidR="009231B9" w:rsidRPr="009231B9" w:rsidRDefault="009231B9" w:rsidP="009231B9">
            <w:pPr>
              <w:pStyle w:val="ListParagraph"/>
              <w:spacing w:after="0" w:line="240" w:lineRule="atLeast"/>
              <w:ind w:left="0"/>
              <w:rPr>
                <w:rFonts w:cs="Calibri"/>
                <w:b/>
                <w:sz w:val="20"/>
                <w:szCs w:val="20"/>
                <w:lang w:val="en-US" w:eastAsia="en-US"/>
              </w:rPr>
            </w:pPr>
            <w:r w:rsidRPr="009231B9">
              <w:rPr>
                <w:rFonts w:cs="Calibri"/>
                <w:b/>
                <w:sz w:val="20"/>
                <w:szCs w:val="20"/>
                <w:lang w:val="en-US" w:eastAsia="en-US"/>
              </w:rPr>
              <w:t>Required Education/Certifications</w:t>
            </w:r>
          </w:p>
        </w:tc>
        <w:tc>
          <w:tcPr>
            <w:tcW w:w="6495" w:type="dxa"/>
            <w:tcBorders>
              <w:top w:val="single" w:sz="4" w:space="0" w:color="BF8F00"/>
              <w:left w:val="single" w:sz="4" w:space="0" w:color="AEAAAA"/>
              <w:bottom w:val="single" w:sz="4" w:space="0" w:color="BFBFBF"/>
              <w:right w:val="single" w:sz="4" w:space="0" w:color="BFBFBF"/>
            </w:tcBorders>
            <w:shd w:val="clear" w:color="auto" w:fill="E7E6E6"/>
          </w:tcPr>
          <w:p w14:paraId="685EC120" w14:textId="77777777" w:rsidR="009231B9" w:rsidRPr="009231B9" w:rsidRDefault="009231B9" w:rsidP="009231B9">
            <w:pPr>
              <w:pStyle w:val="ListParagraph"/>
              <w:spacing w:after="0" w:line="240" w:lineRule="atLeast"/>
              <w:ind w:left="0"/>
              <w:rPr>
                <w:rFonts w:cs="Calibri"/>
                <w:b/>
                <w:sz w:val="20"/>
                <w:szCs w:val="20"/>
                <w:lang w:val="en-US" w:eastAsia="en-US"/>
              </w:rPr>
            </w:pPr>
            <w:r w:rsidRPr="009231B9">
              <w:rPr>
                <w:rFonts w:cs="Calibri"/>
                <w:b/>
                <w:sz w:val="20"/>
                <w:szCs w:val="20"/>
                <w:lang w:val="en-US" w:eastAsia="en-US"/>
              </w:rPr>
              <w:t>Brief Description</w:t>
            </w:r>
          </w:p>
        </w:tc>
      </w:tr>
      <w:tr w:rsidR="00DF3CD6" w:rsidRPr="009231B9" w14:paraId="19FB800A" w14:textId="77777777" w:rsidTr="00107C15">
        <w:tc>
          <w:tcPr>
            <w:tcW w:w="4395" w:type="dxa"/>
            <w:tcBorders>
              <w:top w:val="single" w:sz="4" w:space="0" w:color="BFBFBF"/>
              <w:left w:val="single" w:sz="4" w:space="0" w:color="A6A6A6"/>
              <w:bottom w:val="single" w:sz="4" w:space="0" w:color="BFBFBF"/>
              <w:right w:val="single" w:sz="4" w:space="0" w:color="A6A6A6"/>
            </w:tcBorders>
            <w:shd w:val="clear" w:color="auto" w:fill="auto"/>
          </w:tcPr>
          <w:p w14:paraId="76AE4C77" w14:textId="0D6799CE" w:rsidR="00DF3CD6" w:rsidRPr="009231B9" w:rsidRDefault="00FA4F90" w:rsidP="009231B9">
            <w:pPr>
              <w:shd w:val="clear" w:color="auto" w:fill="FFFFFF"/>
              <w:tabs>
                <w:tab w:val="num" w:pos="720"/>
              </w:tabs>
              <w:spacing w:line="240" w:lineRule="atLeast"/>
              <w:jc w:val="both"/>
              <w:rPr>
                <w:rFonts w:ascii="Calibri" w:eastAsia="Times New Roman" w:hAnsi="Calibri" w:cs="Arial"/>
                <w:color w:val="222222"/>
                <w:sz w:val="20"/>
                <w:szCs w:val="20"/>
                <w:lang w:val="en-IN" w:eastAsia="en-IN"/>
              </w:rPr>
            </w:pPr>
            <w:r w:rsidRPr="009231B9">
              <w:rPr>
                <w:rFonts w:ascii="Calibri" w:eastAsia="Times New Roman" w:hAnsi="Calibri" w:cs="Arial"/>
                <w:color w:val="222222"/>
                <w:sz w:val="20"/>
                <w:szCs w:val="20"/>
                <w:lang w:val="en-IN" w:eastAsia="en-IN"/>
              </w:rPr>
              <w:t>Bachelor’s degree in computer science</w:t>
            </w:r>
            <w:r w:rsidR="009231B9" w:rsidRPr="009231B9">
              <w:rPr>
                <w:rFonts w:ascii="Calibri" w:eastAsia="Times New Roman" w:hAnsi="Calibri" w:cs="Arial"/>
                <w:color w:val="222222"/>
                <w:sz w:val="20"/>
                <w:szCs w:val="20"/>
                <w:lang w:val="en-IN" w:eastAsia="en-IN"/>
              </w:rPr>
              <w:t>, Information Systems, Engineering or Technical Science</w:t>
            </w:r>
          </w:p>
        </w:tc>
        <w:tc>
          <w:tcPr>
            <w:tcW w:w="6495" w:type="dxa"/>
            <w:tcBorders>
              <w:top w:val="single" w:sz="4" w:space="0" w:color="BFBFBF"/>
              <w:left w:val="single" w:sz="4" w:space="0" w:color="A6A6A6"/>
              <w:bottom w:val="single" w:sz="4" w:space="0" w:color="BFBFBF"/>
              <w:right w:val="single" w:sz="4" w:space="0" w:color="A6A6A6"/>
            </w:tcBorders>
            <w:shd w:val="clear" w:color="auto" w:fill="FFFFFF"/>
          </w:tcPr>
          <w:p w14:paraId="17B87209" w14:textId="1AD94C44" w:rsidR="00DF3CD6" w:rsidRPr="009231B9" w:rsidRDefault="00F32C6C" w:rsidP="009231B9">
            <w:pPr>
              <w:spacing w:line="240" w:lineRule="atLeast"/>
              <w:rPr>
                <w:rFonts w:ascii="Calibri" w:eastAsia="Gulim" w:hAnsi="Calibri" w:cs="Calibri"/>
                <w:i/>
                <w:sz w:val="20"/>
                <w:szCs w:val="20"/>
              </w:rPr>
            </w:pPr>
            <w:r>
              <w:rPr>
                <w:rFonts w:ascii="Calibri" w:eastAsia="Gulim" w:hAnsi="Calibri" w:cs="Calibri"/>
                <w:i/>
                <w:sz w:val="20"/>
                <w:szCs w:val="20"/>
              </w:rPr>
              <w:t xml:space="preserve">I have a </w:t>
            </w:r>
            <w:r w:rsidR="00FA4F90">
              <w:rPr>
                <w:rFonts w:ascii="Calibri" w:eastAsia="Gulim" w:hAnsi="Calibri" w:cs="Calibri"/>
                <w:i/>
                <w:sz w:val="20"/>
                <w:szCs w:val="20"/>
              </w:rPr>
              <w:t>bachelor’s degree in information technology</w:t>
            </w:r>
            <w:r>
              <w:rPr>
                <w:rFonts w:ascii="Calibri" w:eastAsia="Gulim" w:hAnsi="Calibri" w:cs="Calibri"/>
                <w:i/>
                <w:sz w:val="20"/>
                <w:szCs w:val="20"/>
              </w:rPr>
              <w:t xml:space="preserve"> and a </w:t>
            </w:r>
            <w:r w:rsidR="00FA4F90">
              <w:rPr>
                <w:rFonts w:ascii="Calibri" w:eastAsia="Gulim" w:hAnsi="Calibri" w:cs="Calibri"/>
                <w:i/>
                <w:sz w:val="20"/>
                <w:szCs w:val="20"/>
              </w:rPr>
              <w:t>Master of Management</w:t>
            </w:r>
            <w:r>
              <w:rPr>
                <w:rFonts w:ascii="Calibri" w:eastAsia="Gulim" w:hAnsi="Calibri" w:cs="Calibri"/>
                <w:i/>
                <w:sz w:val="20"/>
                <w:szCs w:val="20"/>
              </w:rPr>
              <w:t>.</w:t>
            </w:r>
          </w:p>
        </w:tc>
      </w:tr>
    </w:tbl>
    <w:p w14:paraId="606BBF05" w14:textId="77777777" w:rsidR="00D5747F" w:rsidRPr="009231B9" w:rsidRDefault="00D5747F" w:rsidP="009231B9">
      <w:pPr>
        <w:spacing w:line="240" w:lineRule="atLeast"/>
        <w:ind w:right="720"/>
        <w:jc w:val="both"/>
        <w:rPr>
          <w:rFonts w:ascii="Calibri" w:hAnsi="Calibri" w:cs="Arial"/>
          <w:sz w:val="20"/>
          <w:szCs w:val="20"/>
        </w:rPr>
      </w:pPr>
    </w:p>
    <w:p w14:paraId="208C1648" w14:textId="77777777" w:rsidR="005957BE" w:rsidRPr="009231B9" w:rsidRDefault="005957BE" w:rsidP="009231B9">
      <w:pPr>
        <w:pStyle w:val="RoseResumeHeader"/>
        <w:shd w:val="clear" w:color="auto" w:fill="1F3864"/>
        <w:tabs>
          <w:tab w:val="clear" w:pos="2880"/>
        </w:tabs>
        <w:spacing w:line="240" w:lineRule="atLeast"/>
        <w:jc w:val="left"/>
        <w:rPr>
          <w:rFonts w:ascii="Calibri" w:hAnsi="Calibri"/>
          <w:color w:val="FFFFFF"/>
          <w:sz w:val="20"/>
          <w:szCs w:val="20"/>
        </w:rPr>
      </w:pPr>
      <w:r w:rsidRPr="009231B9">
        <w:rPr>
          <w:rFonts w:ascii="Calibri" w:hAnsi="Calibri"/>
          <w:color w:val="FFFFFF"/>
          <w:sz w:val="20"/>
          <w:szCs w:val="20"/>
        </w:rPr>
        <w:t>PROFESSIONAL EXPERIENCE</w:t>
      </w:r>
      <w:r w:rsidRPr="009231B9">
        <w:rPr>
          <w:rFonts w:ascii="Calibri" w:hAnsi="Calibri"/>
          <w:color w:val="FFFFFF"/>
          <w:sz w:val="20"/>
          <w:szCs w:val="20"/>
        </w:rPr>
        <w:tab/>
      </w:r>
    </w:p>
    <w:p w14:paraId="393F9E79" w14:textId="21B1DA2A" w:rsidR="004600C6" w:rsidRDefault="004600C6" w:rsidP="00FD0303">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7134"/>
        <w:gridCol w:w="3666"/>
      </w:tblGrid>
      <w:tr w:rsidR="00825C63" w:rsidRPr="009231B9" w14:paraId="3690E78F" w14:textId="77777777" w:rsidTr="00361235">
        <w:trPr>
          <w:gridAfter w:val="1"/>
          <w:wAfter w:w="3666" w:type="dxa"/>
        </w:trPr>
        <w:tc>
          <w:tcPr>
            <w:tcW w:w="7134" w:type="dxa"/>
            <w:tcBorders>
              <w:top w:val="single" w:sz="4" w:space="0" w:color="2F5496"/>
              <w:left w:val="single" w:sz="4" w:space="0" w:color="2F5496"/>
              <w:bottom w:val="single" w:sz="4" w:space="0" w:color="2F5496"/>
              <w:right w:val="nil"/>
            </w:tcBorders>
            <w:shd w:val="clear" w:color="auto" w:fill="2F5496"/>
          </w:tcPr>
          <w:p w14:paraId="07F75552" w14:textId="7D1DF281" w:rsidR="00825C63" w:rsidRPr="009231B9" w:rsidRDefault="006D1D5D" w:rsidP="00661BAF">
            <w:pPr>
              <w:spacing w:line="240" w:lineRule="atLeast"/>
              <w:rPr>
                <w:rFonts w:ascii="Calibri" w:hAnsi="Calibri"/>
                <w:b/>
                <w:bCs/>
                <w:color w:val="FFFFFF"/>
                <w:sz w:val="20"/>
                <w:szCs w:val="20"/>
              </w:rPr>
            </w:pPr>
            <w:r>
              <w:rPr>
                <w:rFonts w:ascii="Calibri" w:hAnsi="Calibri"/>
                <w:b/>
                <w:bCs/>
                <w:color w:val="FFFFFF"/>
                <w:sz w:val="20"/>
                <w:szCs w:val="20"/>
              </w:rPr>
              <w:t>West Palm Beach</w:t>
            </w:r>
            <w:r w:rsidR="00825C63">
              <w:rPr>
                <w:rFonts w:ascii="Calibri" w:hAnsi="Calibri"/>
                <w:b/>
                <w:bCs/>
                <w:color w:val="FFFFFF"/>
                <w:sz w:val="20"/>
                <w:szCs w:val="20"/>
              </w:rPr>
              <w:t xml:space="preserve">, FL / Remote TCS Contract with </w:t>
            </w:r>
            <w:r w:rsidR="00DE144C">
              <w:rPr>
                <w:rFonts w:ascii="Calibri" w:hAnsi="Calibri"/>
                <w:b/>
                <w:bCs/>
                <w:color w:val="FFFFFF"/>
                <w:sz w:val="20"/>
                <w:szCs w:val="20"/>
              </w:rPr>
              <w:t xml:space="preserve">Florida </w:t>
            </w:r>
            <w:r w:rsidR="00C96037">
              <w:rPr>
                <w:rFonts w:ascii="Calibri" w:hAnsi="Calibri"/>
                <w:b/>
                <w:bCs/>
                <w:color w:val="FFFFFF"/>
                <w:sz w:val="20"/>
                <w:szCs w:val="20"/>
              </w:rPr>
              <w:t>Power</w:t>
            </w:r>
            <w:r w:rsidR="00DE144C">
              <w:rPr>
                <w:rFonts w:ascii="Calibri" w:hAnsi="Calibri"/>
                <w:b/>
                <w:bCs/>
                <w:color w:val="FFFFFF"/>
                <w:sz w:val="20"/>
                <w:szCs w:val="20"/>
              </w:rPr>
              <w:t xml:space="preserve"> and </w:t>
            </w:r>
            <w:r w:rsidR="00F67D6D">
              <w:rPr>
                <w:rFonts w:ascii="Calibri" w:hAnsi="Calibri"/>
                <w:b/>
                <w:bCs/>
                <w:color w:val="FFFFFF"/>
                <w:sz w:val="20"/>
                <w:szCs w:val="20"/>
              </w:rPr>
              <w:t>Light, January</w:t>
            </w:r>
            <w:r w:rsidR="00B73A4D">
              <w:rPr>
                <w:rFonts w:ascii="Calibri" w:hAnsi="Calibri"/>
                <w:b/>
                <w:bCs/>
                <w:color w:val="FFFFFF"/>
                <w:sz w:val="20"/>
                <w:szCs w:val="20"/>
              </w:rPr>
              <w:t xml:space="preserve"> 202</w:t>
            </w:r>
            <w:r w:rsidR="00491943">
              <w:rPr>
                <w:rFonts w:ascii="Calibri" w:hAnsi="Calibri"/>
                <w:b/>
                <w:bCs/>
                <w:color w:val="FFFFFF"/>
                <w:sz w:val="20"/>
                <w:szCs w:val="20"/>
              </w:rPr>
              <w:t>4</w:t>
            </w:r>
            <w:r w:rsidR="00B73A4D">
              <w:rPr>
                <w:rFonts w:ascii="Calibri" w:hAnsi="Calibri"/>
                <w:b/>
                <w:bCs/>
                <w:color w:val="FFFFFF"/>
                <w:sz w:val="20"/>
                <w:szCs w:val="20"/>
              </w:rPr>
              <w:t xml:space="preserve"> to Present</w:t>
            </w:r>
          </w:p>
        </w:tc>
      </w:tr>
      <w:tr w:rsidR="00825C63" w14:paraId="34828EB5" w14:textId="77777777" w:rsidTr="00361235">
        <w:trPr>
          <w:gridAfter w:val="1"/>
          <w:wAfter w:w="3666" w:type="dxa"/>
        </w:trPr>
        <w:tc>
          <w:tcPr>
            <w:tcW w:w="7134" w:type="dxa"/>
            <w:tcBorders>
              <w:top w:val="single" w:sz="4" w:space="0" w:color="2F5496"/>
              <w:left w:val="single" w:sz="4" w:space="0" w:color="2F5496"/>
              <w:bottom w:val="single" w:sz="4" w:space="0" w:color="2F5496"/>
              <w:right w:val="nil"/>
            </w:tcBorders>
            <w:shd w:val="clear" w:color="auto" w:fill="2F5496"/>
          </w:tcPr>
          <w:p w14:paraId="70101856" w14:textId="77777777" w:rsidR="00825C63" w:rsidRDefault="00825C63" w:rsidP="00661BAF">
            <w:pPr>
              <w:spacing w:line="240" w:lineRule="atLeast"/>
              <w:rPr>
                <w:rFonts w:ascii="Calibri" w:hAnsi="Calibri"/>
                <w:b/>
                <w:bCs/>
                <w:color w:val="FFFFFF"/>
                <w:sz w:val="20"/>
                <w:szCs w:val="20"/>
              </w:rPr>
            </w:pPr>
          </w:p>
        </w:tc>
      </w:tr>
      <w:tr w:rsidR="00825C63" w:rsidRPr="009231B9" w14:paraId="767251D6" w14:textId="77777777" w:rsidTr="00361235">
        <w:tc>
          <w:tcPr>
            <w:tcW w:w="10800" w:type="dxa"/>
            <w:gridSpan w:val="2"/>
            <w:tcBorders>
              <w:top w:val="single" w:sz="4" w:space="0" w:color="2F5496"/>
            </w:tcBorders>
            <w:shd w:val="clear" w:color="auto" w:fill="D9E2F3"/>
          </w:tcPr>
          <w:p w14:paraId="0FA98C26" w14:textId="15D2E606" w:rsidR="00825C63" w:rsidRPr="009231B9" w:rsidRDefault="00F67D6D" w:rsidP="00661BAF">
            <w:pPr>
              <w:spacing w:line="240" w:lineRule="atLeast"/>
              <w:rPr>
                <w:rFonts w:ascii="Calibri" w:hAnsi="Calibri"/>
                <w:b/>
                <w:bCs/>
                <w:sz w:val="20"/>
                <w:szCs w:val="20"/>
              </w:rPr>
            </w:pPr>
            <w:r>
              <w:rPr>
                <w:rFonts w:ascii="Calibri" w:hAnsi="Calibri"/>
                <w:b/>
                <w:bCs/>
                <w:sz w:val="20"/>
                <w:szCs w:val="20"/>
              </w:rPr>
              <w:t>System Admin/</w:t>
            </w:r>
            <w:r w:rsidR="005D7EC7">
              <w:rPr>
                <w:rFonts w:ascii="Calibri" w:hAnsi="Calibri"/>
                <w:b/>
                <w:bCs/>
                <w:sz w:val="20"/>
                <w:szCs w:val="20"/>
              </w:rPr>
              <w:t xml:space="preserve"> Packaging Lead</w:t>
            </w:r>
          </w:p>
        </w:tc>
      </w:tr>
    </w:tbl>
    <w:p w14:paraId="28CB66FD" w14:textId="16D48828" w:rsidR="001F0381" w:rsidRPr="003149C8" w:rsidRDefault="001F03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Provided application packaging and deployment using Flexera </w:t>
      </w:r>
      <w:proofErr w:type="spellStart"/>
      <w:r w:rsidRPr="003149C8">
        <w:rPr>
          <w:rFonts w:asciiTheme="minorHAnsi" w:eastAsia="Times New Roman" w:hAnsiTheme="minorHAnsi" w:cstheme="minorHAnsi"/>
          <w:color w:val="374151"/>
          <w:sz w:val="20"/>
          <w:szCs w:val="20"/>
        </w:rPr>
        <w:t>AdminStudio</w:t>
      </w:r>
      <w:proofErr w:type="spellEnd"/>
      <w:r w:rsidRPr="003149C8">
        <w:rPr>
          <w:rFonts w:asciiTheme="minorHAnsi" w:eastAsia="Times New Roman" w:hAnsiTheme="minorHAnsi" w:cstheme="minorHAnsi"/>
          <w:color w:val="374151"/>
          <w:sz w:val="20"/>
          <w:szCs w:val="20"/>
        </w:rPr>
        <w:t>,</w:t>
      </w:r>
      <w:r w:rsidR="00005CD7">
        <w:rPr>
          <w:rFonts w:asciiTheme="minorHAnsi" w:eastAsia="Times New Roman" w:hAnsiTheme="minorHAnsi" w:cstheme="minorHAnsi"/>
          <w:color w:val="374151"/>
          <w:sz w:val="20"/>
          <w:szCs w:val="20"/>
        </w:rPr>
        <w:t xml:space="preserve"> </w:t>
      </w:r>
      <w:r w:rsidR="00005CD7">
        <w:rPr>
          <w:rFonts w:asciiTheme="minorHAnsi" w:eastAsia="Times New Roman" w:hAnsiTheme="minorHAnsi" w:cstheme="minorHAnsi"/>
          <w:color w:val="374151"/>
          <w:sz w:val="20"/>
          <w:szCs w:val="20"/>
          <w:lang w:val="en-US"/>
        </w:rPr>
        <w:t>InstallShield</w:t>
      </w:r>
      <w:r w:rsidR="00005CD7">
        <w:rPr>
          <w:rFonts w:asciiTheme="minorHAnsi" w:eastAsia="Times New Roman" w:hAnsiTheme="minorHAnsi" w:cstheme="minorHAnsi"/>
          <w:color w:val="374151"/>
          <w:sz w:val="20"/>
          <w:szCs w:val="20"/>
        </w:rPr>
        <w:t>,</w:t>
      </w:r>
      <w:r w:rsidRPr="003149C8">
        <w:rPr>
          <w:rFonts w:asciiTheme="minorHAnsi" w:eastAsia="Times New Roman" w:hAnsiTheme="minorHAnsi" w:cstheme="minorHAnsi"/>
          <w:color w:val="374151"/>
          <w:sz w:val="20"/>
          <w:szCs w:val="20"/>
        </w:rPr>
        <w:t xml:space="preserve"> PowerShell scripting, and Intune. Proven expertise in managing and maintaining software distribution infrastructures, ensuring seamless application delivery, and enhancing system efficiency.</w:t>
      </w:r>
    </w:p>
    <w:p w14:paraId="7DEDD127" w14:textId="53C120CF" w:rsidR="00512A81" w:rsidRPr="003149C8" w:rsidRDefault="00C31DC0"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Created </w:t>
      </w:r>
      <w:r w:rsidR="00512A81" w:rsidRPr="003149C8">
        <w:rPr>
          <w:rFonts w:asciiTheme="minorHAnsi" w:eastAsia="Times New Roman" w:hAnsiTheme="minorHAnsi" w:cstheme="minorHAnsi"/>
          <w:color w:val="374151"/>
          <w:sz w:val="20"/>
          <w:szCs w:val="20"/>
        </w:rPr>
        <w:t>application packag</w:t>
      </w:r>
      <w:r w:rsidR="009B4722" w:rsidRPr="003149C8">
        <w:rPr>
          <w:rFonts w:asciiTheme="minorHAnsi" w:eastAsia="Times New Roman" w:hAnsiTheme="minorHAnsi" w:cstheme="minorHAnsi"/>
          <w:color w:val="374151"/>
          <w:sz w:val="20"/>
          <w:szCs w:val="20"/>
        </w:rPr>
        <w:t>es</w:t>
      </w:r>
      <w:r w:rsidR="00512A81" w:rsidRPr="003149C8">
        <w:rPr>
          <w:rFonts w:asciiTheme="minorHAnsi" w:eastAsia="Times New Roman" w:hAnsiTheme="minorHAnsi" w:cstheme="minorHAnsi"/>
          <w:color w:val="374151"/>
          <w:sz w:val="20"/>
          <w:szCs w:val="20"/>
        </w:rPr>
        <w:t xml:space="preserve"> and deployment</w:t>
      </w:r>
      <w:r w:rsidR="009B4722" w:rsidRPr="003149C8">
        <w:rPr>
          <w:rFonts w:asciiTheme="minorHAnsi" w:eastAsia="Times New Roman" w:hAnsiTheme="minorHAnsi" w:cstheme="minorHAnsi"/>
          <w:color w:val="374151"/>
          <w:sz w:val="20"/>
          <w:szCs w:val="20"/>
        </w:rPr>
        <w:t>s</w:t>
      </w:r>
      <w:r w:rsidR="00512A81" w:rsidRPr="003149C8">
        <w:rPr>
          <w:rFonts w:asciiTheme="minorHAnsi" w:eastAsia="Times New Roman" w:hAnsiTheme="minorHAnsi" w:cstheme="minorHAnsi"/>
          <w:color w:val="374151"/>
          <w:sz w:val="20"/>
          <w:szCs w:val="20"/>
        </w:rPr>
        <w:t xml:space="preserve"> using Flexera </w:t>
      </w:r>
      <w:proofErr w:type="spellStart"/>
      <w:r w:rsidR="00512A81" w:rsidRPr="003149C8">
        <w:rPr>
          <w:rFonts w:asciiTheme="minorHAnsi" w:eastAsia="Times New Roman" w:hAnsiTheme="minorHAnsi" w:cstheme="minorHAnsi"/>
          <w:color w:val="374151"/>
          <w:sz w:val="20"/>
          <w:szCs w:val="20"/>
        </w:rPr>
        <w:t>AdminStudio</w:t>
      </w:r>
      <w:proofErr w:type="spellEnd"/>
      <w:r w:rsidR="009B4722" w:rsidRPr="003149C8">
        <w:rPr>
          <w:rFonts w:asciiTheme="minorHAnsi" w:eastAsia="Times New Roman" w:hAnsiTheme="minorHAnsi" w:cstheme="minorHAnsi"/>
          <w:color w:val="374151"/>
          <w:sz w:val="20"/>
          <w:szCs w:val="20"/>
        </w:rPr>
        <w:t xml:space="preserve"> 2022 R2</w:t>
      </w:r>
      <w:r w:rsidR="00D61CF5">
        <w:rPr>
          <w:rFonts w:asciiTheme="minorHAnsi" w:eastAsia="Times New Roman" w:hAnsiTheme="minorHAnsi" w:cstheme="minorHAnsi"/>
          <w:color w:val="374151"/>
          <w:sz w:val="20"/>
          <w:szCs w:val="20"/>
        </w:rPr>
        <w:t xml:space="preserve">, </w:t>
      </w:r>
      <w:r w:rsidR="00D61CF5">
        <w:rPr>
          <w:rFonts w:asciiTheme="minorHAnsi" w:eastAsia="Times New Roman" w:hAnsiTheme="minorHAnsi" w:cstheme="minorHAnsi"/>
          <w:color w:val="374151"/>
          <w:sz w:val="20"/>
          <w:szCs w:val="20"/>
          <w:lang w:val="en-US"/>
        </w:rPr>
        <w:t>InstallShield</w:t>
      </w:r>
      <w:r w:rsidR="00512A81" w:rsidRPr="003149C8">
        <w:rPr>
          <w:rFonts w:asciiTheme="minorHAnsi" w:eastAsia="Times New Roman" w:hAnsiTheme="minorHAnsi" w:cstheme="minorHAnsi"/>
          <w:color w:val="374151"/>
          <w:sz w:val="20"/>
          <w:szCs w:val="20"/>
        </w:rPr>
        <w:t xml:space="preserve"> and Tanium.</w:t>
      </w:r>
    </w:p>
    <w:p w14:paraId="277DB004" w14:textId="7B5C08DF"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Develop and maintain automated software deployment scripts using PowerShell and Tanium task sequences.</w:t>
      </w:r>
      <w:r w:rsidR="00F55497" w:rsidRPr="003149C8">
        <w:rPr>
          <w:rFonts w:asciiTheme="minorHAnsi" w:eastAsia="Times New Roman" w:hAnsiTheme="minorHAnsi" w:cstheme="minorHAnsi"/>
          <w:color w:val="374151"/>
          <w:sz w:val="20"/>
          <w:szCs w:val="20"/>
        </w:rPr>
        <w:t xml:space="preserve"> </w:t>
      </w:r>
    </w:p>
    <w:p w14:paraId="1BD66432" w14:textId="77777777"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Manage the full lifecycle of software packaging, including testing, validation, and deployment.</w:t>
      </w:r>
    </w:p>
    <w:p w14:paraId="0ACE845F" w14:textId="77777777"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Collaborate with software developers and IT support teams to ensure successful application rollouts.</w:t>
      </w:r>
    </w:p>
    <w:p w14:paraId="2FB8D873" w14:textId="77777777"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Troubleshoot and resolve software deployment issues and perform root cause analysis to prevent recurrence.</w:t>
      </w:r>
    </w:p>
    <w:p w14:paraId="6154867F" w14:textId="77777777"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Maintain documentation of packaging standards, deployment procedures, and troubleshooting steps.</w:t>
      </w:r>
    </w:p>
    <w:p w14:paraId="3DCB85D9" w14:textId="02B8A45C" w:rsidR="00512A81" w:rsidRPr="003149C8" w:rsidRDefault="00512A81" w:rsidP="00512A81">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Implement security and compliance policies for software distribution and system updates.</w:t>
      </w:r>
    </w:p>
    <w:p w14:paraId="58E5C416" w14:textId="19A353EA" w:rsidR="008C2E65" w:rsidRPr="003149C8" w:rsidRDefault="008C2E65" w:rsidP="00603D93">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Lead a team of system engineers to</w:t>
      </w:r>
      <w:r w:rsidR="002D6F23" w:rsidRPr="003149C8">
        <w:rPr>
          <w:rFonts w:asciiTheme="minorHAnsi" w:eastAsia="Times New Roman" w:hAnsiTheme="minorHAnsi" w:cstheme="minorHAnsi"/>
          <w:color w:val="374151"/>
          <w:sz w:val="20"/>
          <w:szCs w:val="20"/>
        </w:rPr>
        <w:t xml:space="preserve"> </w:t>
      </w:r>
      <w:r w:rsidR="00875838" w:rsidRPr="003149C8">
        <w:rPr>
          <w:rFonts w:asciiTheme="minorHAnsi" w:eastAsia="Times New Roman" w:hAnsiTheme="minorHAnsi" w:cstheme="minorHAnsi"/>
          <w:color w:val="374151"/>
          <w:sz w:val="20"/>
          <w:szCs w:val="20"/>
        </w:rPr>
        <w:t>develop</w:t>
      </w:r>
      <w:r w:rsidR="005616C3" w:rsidRPr="003149C8">
        <w:rPr>
          <w:rFonts w:asciiTheme="minorHAnsi" w:eastAsia="Times New Roman" w:hAnsiTheme="minorHAnsi" w:cstheme="minorHAnsi"/>
          <w:color w:val="374151"/>
          <w:sz w:val="20"/>
          <w:szCs w:val="20"/>
        </w:rPr>
        <w:t>,</w:t>
      </w:r>
      <w:r w:rsidR="00875838" w:rsidRPr="003149C8">
        <w:rPr>
          <w:rFonts w:asciiTheme="minorHAnsi" w:eastAsia="Times New Roman" w:hAnsiTheme="minorHAnsi" w:cstheme="minorHAnsi"/>
          <w:color w:val="374151"/>
          <w:sz w:val="20"/>
          <w:szCs w:val="20"/>
        </w:rPr>
        <w:t xml:space="preserve"> </w:t>
      </w:r>
      <w:r w:rsidR="005616C3" w:rsidRPr="003149C8">
        <w:rPr>
          <w:rFonts w:asciiTheme="minorHAnsi" w:eastAsia="Times New Roman" w:hAnsiTheme="minorHAnsi" w:cstheme="minorHAnsi"/>
          <w:color w:val="374151"/>
          <w:sz w:val="20"/>
          <w:szCs w:val="20"/>
        </w:rPr>
        <w:t>test</w:t>
      </w:r>
      <w:r w:rsidR="002D6F23" w:rsidRPr="003149C8">
        <w:rPr>
          <w:rFonts w:asciiTheme="minorHAnsi" w:eastAsia="Times New Roman" w:hAnsiTheme="minorHAnsi" w:cstheme="minorHAnsi"/>
          <w:color w:val="374151"/>
          <w:sz w:val="20"/>
          <w:szCs w:val="20"/>
        </w:rPr>
        <w:t xml:space="preserve"> </w:t>
      </w:r>
      <w:r w:rsidR="005616C3" w:rsidRPr="003149C8">
        <w:rPr>
          <w:rFonts w:asciiTheme="minorHAnsi" w:eastAsia="Times New Roman" w:hAnsiTheme="minorHAnsi" w:cstheme="minorHAnsi"/>
          <w:color w:val="374151"/>
          <w:sz w:val="20"/>
          <w:szCs w:val="20"/>
        </w:rPr>
        <w:t xml:space="preserve">and </w:t>
      </w:r>
      <w:r w:rsidR="005616C3" w:rsidRPr="003149C8">
        <w:rPr>
          <w:rFonts w:asciiTheme="minorHAnsi" w:eastAsia="Times New Roman" w:hAnsiTheme="minorHAnsi" w:cstheme="minorHAnsi"/>
          <w:color w:val="374151"/>
          <w:sz w:val="20"/>
          <w:szCs w:val="20"/>
          <w:lang w:val="en-US"/>
        </w:rPr>
        <w:t xml:space="preserve">deploy </w:t>
      </w:r>
      <w:r w:rsidR="00C44014" w:rsidRPr="003149C8">
        <w:rPr>
          <w:rFonts w:asciiTheme="minorHAnsi" w:eastAsia="Times New Roman" w:hAnsiTheme="minorHAnsi" w:cstheme="minorHAnsi"/>
          <w:color w:val="374151"/>
          <w:sz w:val="20"/>
          <w:szCs w:val="20"/>
        </w:rPr>
        <w:t xml:space="preserve">software packages, </w:t>
      </w:r>
      <w:r w:rsidRPr="003149C8">
        <w:rPr>
          <w:rFonts w:asciiTheme="minorHAnsi" w:eastAsia="Times New Roman" w:hAnsiTheme="minorHAnsi" w:cstheme="minorHAnsi"/>
          <w:color w:val="374151"/>
          <w:sz w:val="20"/>
          <w:szCs w:val="20"/>
        </w:rPr>
        <w:t xml:space="preserve">deploy and manage Tanium </w:t>
      </w:r>
      <w:r w:rsidR="002D3680" w:rsidRPr="003149C8">
        <w:rPr>
          <w:rFonts w:asciiTheme="minorHAnsi" w:eastAsia="Times New Roman" w:hAnsiTheme="minorHAnsi" w:cstheme="minorHAnsi"/>
          <w:color w:val="374151"/>
          <w:sz w:val="20"/>
          <w:szCs w:val="20"/>
        </w:rPr>
        <w:t xml:space="preserve">/ SCCM </w:t>
      </w:r>
      <w:r w:rsidRPr="003149C8">
        <w:rPr>
          <w:rFonts w:asciiTheme="minorHAnsi" w:eastAsia="Times New Roman" w:hAnsiTheme="minorHAnsi" w:cstheme="minorHAnsi"/>
          <w:color w:val="374151"/>
          <w:sz w:val="20"/>
          <w:szCs w:val="20"/>
        </w:rPr>
        <w:t>for endpoint</w:t>
      </w:r>
      <w:r w:rsidR="00E318BD" w:rsidRPr="003149C8">
        <w:rPr>
          <w:rFonts w:asciiTheme="minorHAnsi" w:eastAsia="Times New Roman" w:hAnsiTheme="minorHAnsi" w:cstheme="minorHAnsi"/>
          <w:color w:val="374151"/>
          <w:sz w:val="20"/>
          <w:szCs w:val="20"/>
        </w:rPr>
        <w:t xml:space="preserve"> cli</w:t>
      </w:r>
      <w:r w:rsidR="001A777A" w:rsidRPr="003149C8">
        <w:rPr>
          <w:rFonts w:asciiTheme="minorHAnsi" w:eastAsia="Times New Roman" w:hAnsiTheme="minorHAnsi" w:cstheme="minorHAnsi"/>
          <w:color w:val="374151"/>
          <w:sz w:val="20"/>
          <w:szCs w:val="20"/>
        </w:rPr>
        <w:t>ent</w:t>
      </w:r>
      <w:r w:rsidRPr="003149C8">
        <w:rPr>
          <w:rFonts w:asciiTheme="minorHAnsi" w:eastAsia="Times New Roman" w:hAnsiTheme="minorHAnsi" w:cstheme="minorHAnsi"/>
          <w:color w:val="374151"/>
          <w:sz w:val="20"/>
          <w:szCs w:val="20"/>
        </w:rPr>
        <w:t xml:space="preserve"> management across a </w:t>
      </w:r>
      <w:r w:rsidR="00A20731" w:rsidRPr="003149C8">
        <w:rPr>
          <w:rFonts w:asciiTheme="minorHAnsi" w:eastAsia="Times New Roman" w:hAnsiTheme="minorHAnsi" w:cstheme="minorHAnsi"/>
          <w:color w:val="374151"/>
          <w:sz w:val="20"/>
          <w:szCs w:val="20"/>
        </w:rPr>
        <w:t>27</w:t>
      </w:r>
      <w:r w:rsidRPr="003149C8">
        <w:rPr>
          <w:rFonts w:asciiTheme="minorHAnsi" w:eastAsia="Times New Roman" w:hAnsiTheme="minorHAnsi" w:cstheme="minorHAnsi"/>
          <w:color w:val="374151"/>
          <w:sz w:val="20"/>
          <w:szCs w:val="20"/>
        </w:rPr>
        <w:t xml:space="preserve">,000+ </w:t>
      </w:r>
      <w:r w:rsidR="00A20731" w:rsidRPr="003149C8">
        <w:rPr>
          <w:rFonts w:asciiTheme="minorHAnsi" w:eastAsia="Times New Roman" w:hAnsiTheme="minorHAnsi" w:cstheme="minorHAnsi"/>
          <w:color w:val="374151"/>
          <w:sz w:val="20"/>
          <w:szCs w:val="20"/>
          <w:lang w:val="en-US"/>
        </w:rPr>
        <w:t>devices</w:t>
      </w:r>
      <w:r w:rsidRPr="003149C8">
        <w:rPr>
          <w:rFonts w:asciiTheme="minorHAnsi" w:eastAsia="Times New Roman" w:hAnsiTheme="minorHAnsi" w:cstheme="minorHAnsi"/>
          <w:color w:val="374151"/>
          <w:sz w:val="20"/>
          <w:szCs w:val="20"/>
        </w:rPr>
        <w:t xml:space="preserve"> </w:t>
      </w:r>
      <w:r w:rsidR="001A777A" w:rsidRPr="003149C8">
        <w:rPr>
          <w:rFonts w:asciiTheme="minorHAnsi" w:eastAsia="Times New Roman" w:hAnsiTheme="minorHAnsi" w:cstheme="minorHAnsi"/>
          <w:color w:val="374151"/>
          <w:sz w:val="20"/>
          <w:szCs w:val="20"/>
        </w:rPr>
        <w:t xml:space="preserve">on </w:t>
      </w:r>
      <w:r w:rsidRPr="003149C8">
        <w:rPr>
          <w:rFonts w:asciiTheme="minorHAnsi" w:eastAsia="Times New Roman" w:hAnsiTheme="minorHAnsi" w:cstheme="minorHAnsi"/>
          <w:color w:val="374151"/>
          <w:sz w:val="20"/>
          <w:szCs w:val="20"/>
        </w:rPr>
        <w:t>network.</w:t>
      </w:r>
      <w:r w:rsidR="00A14FE2" w:rsidRPr="003149C8">
        <w:rPr>
          <w:rFonts w:asciiTheme="minorHAnsi" w:eastAsia="Times New Roman" w:hAnsiTheme="minorHAnsi" w:cstheme="minorHAnsi"/>
          <w:color w:val="374151"/>
          <w:sz w:val="20"/>
          <w:szCs w:val="20"/>
        </w:rPr>
        <w:t xml:space="preserve"> These deployments </w:t>
      </w:r>
      <w:r w:rsidR="00BD6F39" w:rsidRPr="003149C8">
        <w:rPr>
          <w:rFonts w:asciiTheme="minorHAnsi" w:eastAsia="Times New Roman" w:hAnsiTheme="minorHAnsi" w:cstheme="minorHAnsi"/>
          <w:color w:val="374151"/>
          <w:sz w:val="20"/>
          <w:szCs w:val="20"/>
        </w:rPr>
        <w:t>are</w:t>
      </w:r>
      <w:r w:rsidR="00A14FE2" w:rsidRPr="003149C8">
        <w:rPr>
          <w:rFonts w:asciiTheme="minorHAnsi" w:eastAsia="Times New Roman" w:hAnsiTheme="minorHAnsi" w:cstheme="minorHAnsi"/>
          <w:color w:val="374151"/>
          <w:sz w:val="20"/>
          <w:szCs w:val="20"/>
        </w:rPr>
        <w:t xml:space="preserve"> on Windows </w:t>
      </w:r>
      <w:r w:rsidR="00F535A6" w:rsidRPr="003149C8">
        <w:rPr>
          <w:rFonts w:asciiTheme="minorHAnsi" w:eastAsia="Times New Roman" w:hAnsiTheme="minorHAnsi" w:cstheme="minorHAnsi"/>
          <w:color w:val="374151"/>
          <w:sz w:val="20"/>
          <w:szCs w:val="20"/>
        </w:rPr>
        <w:t>10 and</w:t>
      </w:r>
      <w:r w:rsidR="0043298E" w:rsidRPr="003149C8">
        <w:rPr>
          <w:rFonts w:asciiTheme="minorHAnsi" w:eastAsia="Times New Roman" w:hAnsiTheme="minorHAnsi" w:cstheme="minorHAnsi"/>
          <w:color w:val="374151"/>
          <w:sz w:val="20"/>
          <w:szCs w:val="20"/>
        </w:rPr>
        <w:t>11 workstations and Windows Server 2019</w:t>
      </w:r>
      <w:r w:rsidR="00D26B51" w:rsidRPr="003149C8">
        <w:rPr>
          <w:rFonts w:asciiTheme="minorHAnsi" w:eastAsia="Times New Roman" w:hAnsiTheme="minorHAnsi" w:cstheme="minorHAnsi"/>
          <w:color w:val="374151"/>
          <w:sz w:val="20"/>
          <w:szCs w:val="20"/>
        </w:rPr>
        <w:t xml:space="preserve"> </w:t>
      </w:r>
      <w:r w:rsidR="007C76E7" w:rsidRPr="003149C8">
        <w:rPr>
          <w:rFonts w:asciiTheme="minorHAnsi" w:eastAsia="Times New Roman" w:hAnsiTheme="minorHAnsi" w:cstheme="minorHAnsi"/>
          <w:color w:val="374151"/>
          <w:sz w:val="20"/>
          <w:szCs w:val="20"/>
        </w:rPr>
        <w:t xml:space="preserve">and </w:t>
      </w:r>
      <w:r w:rsidR="00EB72C3" w:rsidRPr="003149C8">
        <w:rPr>
          <w:rFonts w:asciiTheme="minorHAnsi" w:eastAsia="Times New Roman" w:hAnsiTheme="minorHAnsi" w:cstheme="minorHAnsi"/>
          <w:color w:val="374151"/>
          <w:sz w:val="20"/>
          <w:szCs w:val="20"/>
        </w:rPr>
        <w:t xml:space="preserve">Linux </w:t>
      </w:r>
      <w:r w:rsidR="007C76E7" w:rsidRPr="003149C8">
        <w:rPr>
          <w:rFonts w:asciiTheme="minorHAnsi" w:eastAsia="Times New Roman" w:hAnsiTheme="minorHAnsi" w:cstheme="minorHAnsi"/>
          <w:color w:val="374151"/>
          <w:sz w:val="20"/>
          <w:szCs w:val="20"/>
        </w:rPr>
        <w:t>servers and workstations</w:t>
      </w:r>
      <w:r w:rsidR="0043298E" w:rsidRPr="003149C8">
        <w:rPr>
          <w:rFonts w:asciiTheme="minorHAnsi" w:eastAsia="Times New Roman" w:hAnsiTheme="minorHAnsi" w:cstheme="minorHAnsi"/>
          <w:color w:val="374151"/>
          <w:sz w:val="20"/>
          <w:szCs w:val="20"/>
        </w:rPr>
        <w:t>.</w:t>
      </w:r>
    </w:p>
    <w:p w14:paraId="01A06F31" w14:textId="69EB69C5" w:rsidR="008C2E65" w:rsidRPr="003149C8" w:rsidRDefault="008C2E65" w:rsidP="00603D93">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Designed and implemented automation scripts using PowerShell to streamline </w:t>
      </w:r>
      <w:r w:rsidR="005730CF" w:rsidRPr="003149C8">
        <w:rPr>
          <w:rFonts w:asciiTheme="minorHAnsi" w:eastAsia="Times New Roman" w:hAnsiTheme="minorHAnsi" w:cstheme="minorHAnsi"/>
          <w:color w:val="374151"/>
          <w:sz w:val="20"/>
          <w:szCs w:val="20"/>
        </w:rPr>
        <w:t xml:space="preserve">Windows </w:t>
      </w:r>
      <w:r w:rsidR="00330BF2" w:rsidRPr="003149C8">
        <w:rPr>
          <w:rFonts w:asciiTheme="minorHAnsi" w:eastAsia="Times New Roman" w:hAnsiTheme="minorHAnsi" w:cstheme="minorHAnsi"/>
          <w:color w:val="374151"/>
          <w:sz w:val="20"/>
          <w:szCs w:val="20"/>
        </w:rPr>
        <w:t>10 to 11 O</w:t>
      </w:r>
      <w:r w:rsidR="00966995" w:rsidRPr="003149C8">
        <w:rPr>
          <w:rFonts w:asciiTheme="minorHAnsi" w:eastAsia="Times New Roman" w:hAnsiTheme="minorHAnsi" w:cstheme="minorHAnsi"/>
          <w:color w:val="374151"/>
          <w:sz w:val="20"/>
          <w:szCs w:val="20"/>
        </w:rPr>
        <w:t>perating</w:t>
      </w:r>
      <w:r w:rsidR="00330BF2" w:rsidRPr="003149C8">
        <w:rPr>
          <w:rFonts w:asciiTheme="minorHAnsi" w:eastAsia="Times New Roman" w:hAnsiTheme="minorHAnsi" w:cstheme="minorHAnsi"/>
          <w:color w:val="374151"/>
          <w:sz w:val="20"/>
          <w:szCs w:val="20"/>
        </w:rPr>
        <w:t xml:space="preserve"> </w:t>
      </w:r>
      <w:r w:rsidR="00966995" w:rsidRPr="003149C8">
        <w:rPr>
          <w:rFonts w:asciiTheme="minorHAnsi" w:eastAsia="Times New Roman" w:hAnsiTheme="minorHAnsi" w:cstheme="minorHAnsi"/>
          <w:color w:val="374151"/>
          <w:sz w:val="20"/>
          <w:szCs w:val="20"/>
        </w:rPr>
        <w:t>S</w:t>
      </w:r>
      <w:r w:rsidR="00141CE6" w:rsidRPr="003149C8">
        <w:rPr>
          <w:rFonts w:asciiTheme="minorHAnsi" w:eastAsia="Times New Roman" w:hAnsiTheme="minorHAnsi" w:cstheme="minorHAnsi"/>
          <w:color w:val="374151"/>
          <w:sz w:val="20"/>
          <w:szCs w:val="20"/>
        </w:rPr>
        <w:t xml:space="preserve">ystem </w:t>
      </w:r>
      <w:r w:rsidR="00330BF2" w:rsidRPr="003149C8">
        <w:rPr>
          <w:rFonts w:asciiTheme="minorHAnsi" w:eastAsia="Times New Roman" w:hAnsiTheme="minorHAnsi" w:cstheme="minorHAnsi"/>
          <w:color w:val="374151"/>
          <w:sz w:val="20"/>
          <w:szCs w:val="20"/>
        </w:rPr>
        <w:t>Migrations</w:t>
      </w:r>
      <w:r w:rsidR="00966995" w:rsidRPr="003149C8">
        <w:rPr>
          <w:rFonts w:asciiTheme="minorHAnsi" w:eastAsia="Times New Roman" w:hAnsiTheme="minorHAnsi" w:cstheme="minorHAnsi"/>
          <w:color w:val="374151"/>
          <w:sz w:val="20"/>
          <w:szCs w:val="20"/>
        </w:rPr>
        <w:t>,</w:t>
      </w:r>
      <w:r w:rsidR="00330BF2" w:rsidRPr="003149C8">
        <w:rPr>
          <w:rFonts w:asciiTheme="minorHAnsi" w:eastAsia="Times New Roman" w:hAnsiTheme="minorHAnsi" w:cstheme="minorHAnsi"/>
          <w:color w:val="374151"/>
          <w:sz w:val="20"/>
          <w:szCs w:val="20"/>
        </w:rPr>
        <w:t xml:space="preserve"> </w:t>
      </w:r>
      <w:r w:rsidRPr="003149C8">
        <w:rPr>
          <w:rFonts w:asciiTheme="minorHAnsi" w:eastAsia="Times New Roman" w:hAnsiTheme="minorHAnsi" w:cstheme="minorHAnsi"/>
          <w:color w:val="374151"/>
          <w:sz w:val="20"/>
          <w:szCs w:val="20"/>
        </w:rPr>
        <w:t>updates and patch management.</w:t>
      </w:r>
      <w:r w:rsidR="008078A8" w:rsidRPr="003149C8">
        <w:rPr>
          <w:rFonts w:asciiTheme="minorHAnsi" w:eastAsia="Times New Roman" w:hAnsiTheme="minorHAnsi" w:cstheme="minorHAnsi"/>
          <w:color w:val="374151"/>
          <w:sz w:val="20"/>
          <w:szCs w:val="20"/>
        </w:rPr>
        <w:t xml:space="preserve"> </w:t>
      </w:r>
    </w:p>
    <w:p w14:paraId="02D64D32" w14:textId="77777777" w:rsidR="008C2E65" w:rsidRPr="003149C8" w:rsidRDefault="008C2E65" w:rsidP="00603D93">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Coordinated with cross-functional teams to develop and execute system upgrade plans, reducing downtime by 30%.</w:t>
      </w:r>
    </w:p>
    <w:p w14:paraId="725C38F3" w14:textId="77777777" w:rsidR="008C2E65" w:rsidRPr="003149C8" w:rsidRDefault="008C2E65" w:rsidP="00603D93">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Managed and optimized system performance, achieving a 25% increase in overall efficiency.</w:t>
      </w:r>
    </w:p>
    <w:p w14:paraId="784B41F0" w14:textId="21B14720" w:rsidR="008C2E65" w:rsidRPr="003149C8" w:rsidRDefault="008D1CC8" w:rsidP="008C2E65">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Create packages in </w:t>
      </w:r>
      <w:r w:rsidR="00E0054A" w:rsidRPr="003149C8">
        <w:rPr>
          <w:rFonts w:asciiTheme="minorHAnsi" w:eastAsia="Times New Roman" w:hAnsiTheme="minorHAnsi" w:cstheme="minorHAnsi"/>
          <w:color w:val="374151"/>
          <w:sz w:val="20"/>
          <w:szCs w:val="20"/>
        </w:rPr>
        <w:t>BigFix</w:t>
      </w:r>
      <w:r w:rsidRPr="003149C8">
        <w:rPr>
          <w:rFonts w:asciiTheme="minorHAnsi" w:eastAsia="Times New Roman" w:hAnsiTheme="minorHAnsi" w:cstheme="minorHAnsi"/>
          <w:color w:val="374151"/>
          <w:sz w:val="20"/>
          <w:szCs w:val="20"/>
        </w:rPr>
        <w:t xml:space="preserve">. </w:t>
      </w:r>
      <w:r w:rsidR="00DE046B" w:rsidRPr="003149C8">
        <w:rPr>
          <w:rFonts w:asciiTheme="minorHAnsi" w:eastAsia="Times New Roman" w:hAnsiTheme="minorHAnsi" w:cstheme="minorHAnsi"/>
          <w:color w:val="374151"/>
          <w:sz w:val="20"/>
          <w:szCs w:val="20"/>
        </w:rPr>
        <w:t xml:space="preserve">Participated in </w:t>
      </w:r>
      <w:r w:rsidR="00E0054A" w:rsidRPr="003149C8">
        <w:rPr>
          <w:rFonts w:asciiTheme="minorHAnsi" w:eastAsia="Times New Roman" w:hAnsiTheme="minorHAnsi" w:cstheme="minorHAnsi"/>
          <w:color w:val="374151"/>
          <w:sz w:val="20"/>
          <w:szCs w:val="20"/>
        </w:rPr>
        <w:t>BigFix</w:t>
      </w:r>
      <w:r w:rsidR="00DE046B" w:rsidRPr="003149C8">
        <w:rPr>
          <w:rFonts w:asciiTheme="minorHAnsi" w:eastAsia="Times New Roman" w:hAnsiTheme="minorHAnsi" w:cstheme="minorHAnsi"/>
          <w:color w:val="374151"/>
          <w:sz w:val="20"/>
          <w:szCs w:val="20"/>
        </w:rPr>
        <w:t xml:space="preserve"> to Tanium </w:t>
      </w:r>
      <w:r w:rsidR="00DE046B" w:rsidRPr="003149C8">
        <w:rPr>
          <w:rFonts w:asciiTheme="minorHAnsi" w:eastAsia="Times New Roman" w:hAnsiTheme="minorHAnsi" w:cstheme="minorHAnsi"/>
          <w:color w:val="374151"/>
          <w:sz w:val="20"/>
          <w:szCs w:val="20"/>
          <w:lang w:val="en-US"/>
        </w:rPr>
        <w:t>migration</w:t>
      </w:r>
      <w:r w:rsidR="00DE046B" w:rsidRPr="003149C8">
        <w:rPr>
          <w:rFonts w:asciiTheme="minorHAnsi" w:eastAsia="Times New Roman" w:hAnsiTheme="minorHAnsi" w:cstheme="minorHAnsi"/>
          <w:color w:val="374151"/>
          <w:sz w:val="20"/>
          <w:szCs w:val="20"/>
        </w:rPr>
        <w:t>.</w:t>
      </w:r>
    </w:p>
    <w:p w14:paraId="7A2D7D62" w14:textId="0967923C" w:rsidR="008C2E65" w:rsidRPr="003149C8" w:rsidRDefault="008C2E65" w:rsidP="00603D93">
      <w:pPr>
        <w:pStyle w:val="ListParagraph"/>
        <w:numPr>
          <w:ilvl w:val="0"/>
          <w:numId w:val="16"/>
        </w:numPr>
        <w:spacing w:line="240" w:lineRule="atLeast"/>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lastRenderedPageBreak/>
        <w:t xml:space="preserve">Successfully led a project to migrate </w:t>
      </w:r>
      <w:r w:rsidR="008D1547" w:rsidRPr="003149C8">
        <w:rPr>
          <w:rFonts w:asciiTheme="minorHAnsi" w:eastAsia="Times New Roman" w:hAnsiTheme="minorHAnsi" w:cstheme="minorHAnsi"/>
          <w:color w:val="374151"/>
          <w:sz w:val="20"/>
          <w:szCs w:val="20"/>
        </w:rPr>
        <w:t>2</w:t>
      </w:r>
      <w:r w:rsidRPr="003149C8">
        <w:rPr>
          <w:rFonts w:asciiTheme="minorHAnsi" w:eastAsia="Times New Roman" w:hAnsiTheme="minorHAnsi" w:cstheme="minorHAnsi"/>
          <w:color w:val="374151"/>
          <w:sz w:val="20"/>
          <w:szCs w:val="20"/>
        </w:rPr>
        <w:t>5,000 endpoints to a new security protocol, enhancing data protection and compliance.</w:t>
      </w:r>
    </w:p>
    <w:p w14:paraId="0DBBCB2E" w14:textId="3E3019B4" w:rsidR="00A86992" w:rsidRPr="003149C8" w:rsidRDefault="008C2E65" w:rsidP="00603D93">
      <w:pPr>
        <w:pStyle w:val="ListParagraph"/>
        <w:numPr>
          <w:ilvl w:val="0"/>
          <w:numId w:val="16"/>
        </w:numPr>
        <w:spacing w:line="240" w:lineRule="atLeast"/>
        <w:rPr>
          <w:rFonts w:asciiTheme="minorHAnsi" w:hAnsiTheme="minorHAnsi" w:cstheme="minorHAnsi"/>
          <w:sz w:val="20"/>
          <w:szCs w:val="20"/>
        </w:rPr>
      </w:pPr>
      <w:r w:rsidRPr="003149C8">
        <w:rPr>
          <w:rFonts w:asciiTheme="minorHAnsi" w:eastAsia="Times New Roman" w:hAnsiTheme="minorHAnsi" w:cstheme="minorHAnsi"/>
          <w:color w:val="374151"/>
          <w:sz w:val="20"/>
          <w:szCs w:val="20"/>
        </w:rPr>
        <w:t>Developed a custom Tanium package that reduced software deployment time by 40%</w:t>
      </w:r>
    </w:p>
    <w:p w14:paraId="061FD312" w14:textId="77777777" w:rsidR="0012565A" w:rsidRDefault="00742AE9" w:rsidP="0012565A">
      <w:pPr>
        <w:spacing w:line="240" w:lineRule="atLeast"/>
        <w:rPr>
          <w:rFonts w:ascii="Calibri" w:hAnsi="Calibri"/>
          <w:sz w:val="20"/>
          <w:szCs w:val="20"/>
        </w:rPr>
      </w:pPr>
      <w:r>
        <w:rPr>
          <w:rFonts w:ascii="Calibri" w:hAnsi="Calibri"/>
          <w:b/>
          <w:bCs/>
          <w:color w:val="FFFFFF"/>
          <w:sz w:val="20"/>
          <w:szCs w:val="20"/>
        </w:rPr>
        <w:t>Jacksonville, F</w:t>
      </w:r>
    </w:p>
    <w:tbl>
      <w:tblPr>
        <w:tblW w:w="10800" w:type="dxa"/>
        <w:tblInd w:w="108" w:type="dxa"/>
        <w:tblLook w:val="04A0" w:firstRow="1" w:lastRow="0" w:firstColumn="1" w:lastColumn="0" w:noHBand="0" w:noVBand="1"/>
      </w:tblPr>
      <w:tblGrid>
        <w:gridCol w:w="6480"/>
        <w:gridCol w:w="3330"/>
        <w:gridCol w:w="990"/>
      </w:tblGrid>
      <w:tr w:rsidR="0012565A" w:rsidRPr="009231B9" w14:paraId="2E863DBA" w14:textId="77777777" w:rsidTr="00740138">
        <w:tc>
          <w:tcPr>
            <w:tcW w:w="6480" w:type="dxa"/>
            <w:tcBorders>
              <w:top w:val="single" w:sz="4" w:space="0" w:color="2F5496"/>
              <w:left w:val="single" w:sz="4" w:space="0" w:color="2F5496"/>
              <w:bottom w:val="single" w:sz="4" w:space="0" w:color="2F5496"/>
              <w:right w:val="nil"/>
            </w:tcBorders>
            <w:shd w:val="clear" w:color="auto" w:fill="2F5496"/>
          </w:tcPr>
          <w:p w14:paraId="0DF0FC16" w14:textId="39CB6134" w:rsidR="0012565A" w:rsidRPr="009231B9" w:rsidRDefault="0012565A" w:rsidP="00740138">
            <w:pPr>
              <w:spacing w:line="240" w:lineRule="atLeast"/>
              <w:rPr>
                <w:rFonts w:ascii="Calibri" w:hAnsi="Calibri"/>
                <w:b/>
                <w:bCs/>
                <w:color w:val="FFFFFF"/>
                <w:sz w:val="20"/>
                <w:szCs w:val="20"/>
              </w:rPr>
            </w:pPr>
            <w:r>
              <w:rPr>
                <w:rFonts w:ascii="Calibri" w:hAnsi="Calibri"/>
                <w:b/>
                <w:bCs/>
                <w:color w:val="FFFFFF"/>
                <w:sz w:val="20"/>
                <w:szCs w:val="20"/>
              </w:rPr>
              <w:t>Jacksonville, FL</w:t>
            </w:r>
            <w:r w:rsidR="00C115A4">
              <w:rPr>
                <w:rFonts w:ascii="Calibri" w:hAnsi="Calibri"/>
                <w:b/>
                <w:bCs/>
                <w:color w:val="FFFFFF"/>
                <w:sz w:val="20"/>
                <w:szCs w:val="20"/>
              </w:rPr>
              <w:t xml:space="preserve"> / Remote</w:t>
            </w:r>
            <w:r>
              <w:rPr>
                <w:rFonts w:ascii="Calibri" w:hAnsi="Calibri"/>
                <w:b/>
                <w:bCs/>
                <w:color w:val="FFFFFF"/>
                <w:sz w:val="20"/>
                <w:szCs w:val="20"/>
              </w:rPr>
              <w:t xml:space="preserve"> TCS Contract with </w:t>
            </w:r>
            <w:r w:rsidR="002216D6">
              <w:rPr>
                <w:rFonts w:ascii="Calibri" w:hAnsi="Calibri"/>
                <w:b/>
                <w:bCs/>
                <w:color w:val="FFFFFF"/>
                <w:sz w:val="20"/>
                <w:szCs w:val="20"/>
              </w:rPr>
              <w:t xml:space="preserve">Equifax </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7103815A" w14:textId="70A07CE8" w:rsidR="0012565A" w:rsidRPr="009231B9" w:rsidRDefault="009C5FA1" w:rsidP="00740138">
            <w:pPr>
              <w:spacing w:line="240" w:lineRule="atLeast"/>
              <w:jc w:val="right"/>
              <w:rPr>
                <w:rFonts w:ascii="Calibri" w:hAnsi="Calibri"/>
                <w:b/>
                <w:bCs/>
                <w:color w:val="FFFFFF"/>
                <w:sz w:val="20"/>
                <w:szCs w:val="20"/>
              </w:rPr>
            </w:pPr>
            <w:r>
              <w:rPr>
                <w:rFonts w:ascii="Calibri" w:hAnsi="Calibri"/>
                <w:b/>
                <w:bCs/>
                <w:color w:val="FFFFFF"/>
                <w:sz w:val="20"/>
                <w:szCs w:val="20"/>
              </w:rPr>
              <w:t>Augus</w:t>
            </w:r>
            <w:r w:rsidR="00B57017">
              <w:rPr>
                <w:rFonts w:ascii="Calibri" w:hAnsi="Calibri"/>
                <w:b/>
                <w:bCs/>
                <w:color w:val="FFFFFF"/>
                <w:sz w:val="20"/>
                <w:szCs w:val="20"/>
              </w:rPr>
              <w:t>t</w:t>
            </w:r>
            <w:r w:rsidR="0012565A">
              <w:rPr>
                <w:rFonts w:ascii="Calibri" w:hAnsi="Calibri"/>
                <w:b/>
                <w:bCs/>
                <w:color w:val="FFFFFF"/>
                <w:sz w:val="20"/>
                <w:szCs w:val="20"/>
              </w:rPr>
              <w:t xml:space="preserve"> 202</w:t>
            </w:r>
            <w:r w:rsidR="003A3AE5">
              <w:rPr>
                <w:rFonts w:ascii="Calibri" w:hAnsi="Calibri"/>
                <w:b/>
                <w:bCs/>
                <w:color w:val="FFFFFF"/>
                <w:sz w:val="20"/>
                <w:szCs w:val="20"/>
              </w:rPr>
              <w:t>3</w:t>
            </w:r>
            <w:r w:rsidR="0012565A">
              <w:rPr>
                <w:rFonts w:ascii="Calibri" w:hAnsi="Calibri"/>
                <w:b/>
                <w:bCs/>
                <w:color w:val="FFFFFF"/>
                <w:sz w:val="20"/>
                <w:szCs w:val="20"/>
              </w:rPr>
              <w:t>–</w:t>
            </w:r>
            <w:r w:rsidR="000D392F">
              <w:rPr>
                <w:rFonts w:ascii="Calibri" w:hAnsi="Calibri"/>
                <w:b/>
                <w:bCs/>
                <w:color w:val="FFFFFF"/>
                <w:sz w:val="20"/>
                <w:szCs w:val="20"/>
              </w:rPr>
              <w:t>January 202</w:t>
            </w:r>
            <w:r w:rsidR="005830EB">
              <w:rPr>
                <w:rFonts w:ascii="Calibri" w:hAnsi="Calibri"/>
                <w:b/>
                <w:bCs/>
                <w:color w:val="FFFFFF"/>
                <w:sz w:val="20"/>
                <w:szCs w:val="20"/>
              </w:rPr>
              <w:t>4</w:t>
            </w:r>
          </w:p>
        </w:tc>
      </w:tr>
      <w:tr w:rsidR="0012565A" w:rsidRPr="009231B9" w14:paraId="2BCB4AE5" w14:textId="77777777" w:rsidTr="00740138">
        <w:tc>
          <w:tcPr>
            <w:tcW w:w="6480" w:type="dxa"/>
            <w:tcBorders>
              <w:top w:val="single" w:sz="4" w:space="0" w:color="2F5496"/>
              <w:left w:val="single" w:sz="4" w:space="0" w:color="2F5496"/>
              <w:bottom w:val="single" w:sz="4" w:space="0" w:color="2F5496"/>
              <w:right w:val="nil"/>
            </w:tcBorders>
            <w:shd w:val="clear" w:color="auto" w:fill="2F5496"/>
          </w:tcPr>
          <w:p w14:paraId="6EFACEED" w14:textId="77777777" w:rsidR="0012565A" w:rsidRDefault="0012565A" w:rsidP="00740138">
            <w:pPr>
              <w:spacing w:line="240" w:lineRule="atLeast"/>
              <w:rPr>
                <w:rFonts w:ascii="Calibri" w:hAnsi="Calibri"/>
                <w:b/>
                <w:bCs/>
                <w:color w:val="FFFFFF"/>
                <w:sz w:val="20"/>
                <w:szCs w:val="20"/>
              </w:rPr>
            </w:pPr>
          </w:p>
        </w:tc>
        <w:tc>
          <w:tcPr>
            <w:tcW w:w="4320" w:type="dxa"/>
            <w:gridSpan w:val="2"/>
            <w:tcBorders>
              <w:top w:val="single" w:sz="4" w:space="0" w:color="2F5496"/>
              <w:left w:val="nil"/>
              <w:bottom w:val="single" w:sz="4" w:space="0" w:color="2F5496"/>
              <w:right w:val="single" w:sz="4" w:space="0" w:color="2F5496"/>
            </w:tcBorders>
            <w:shd w:val="clear" w:color="auto" w:fill="2F5496"/>
          </w:tcPr>
          <w:p w14:paraId="26E14971" w14:textId="77777777" w:rsidR="0012565A" w:rsidRDefault="0012565A" w:rsidP="00740138">
            <w:pPr>
              <w:spacing w:line="240" w:lineRule="atLeast"/>
              <w:jc w:val="right"/>
              <w:rPr>
                <w:rFonts w:ascii="Calibri" w:hAnsi="Calibri"/>
                <w:b/>
                <w:bCs/>
                <w:color w:val="FFFFFF"/>
                <w:sz w:val="20"/>
                <w:szCs w:val="20"/>
              </w:rPr>
            </w:pPr>
          </w:p>
        </w:tc>
      </w:tr>
      <w:tr w:rsidR="0012565A" w:rsidRPr="009231B9" w14:paraId="64FF58F1" w14:textId="77777777" w:rsidTr="00740138">
        <w:tc>
          <w:tcPr>
            <w:tcW w:w="9810" w:type="dxa"/>
            <w:gridSpan w:val="2"/>
            <w:tcBorders>
              <w:top w:val="single" w:sz="4" w:space="0" w:color="2F5496"/>
            </w:tcBorders>
            <w:shd w:val="clear" w:color="auto" w:fill="D9E2F3"/>
          </w:tcPr>
          <w:p w14:paraId="3104FAAD" w14:textId="62A67169" w:rsidR="0012565A" w:rsidRPr="009231B9" w:rsidRDefault="00AA41AC" w:rsidP="00740138">
            <w:pPr>
              <w:spacing w:line="240" w:lineRule="atLeast"/>
              <w:rPr>
                <w:rFonts w:ascii="Calibri" w:hAnsi="Calibri"/>
                <w:b/>
                <w:bCs/>
                <w:sz w:val="20"/>
                <w:szCs w:val="20"/>
              </w:rPr>
            </w:pPr>
            <w:r>
              <w:rPr>
                <w:rFonts w:ascii="Calibri" w:hAnsi="Calibri"/>
                <w:b/>
                <w:bCs/>
                <w:sz w:val="20"/>
                <w:szCs w:val="20"/>
              </w:rPr>
              <w:t>Systems</w:t>
            </w:r>
            <w:r w:rsidR="00F13ADF">
              <w:rPr>
                <w:rFonts w:ascii="Calibri" w:hAnsi="Calibri"/>
                <w:b/>
                <w:bCs/>
                <w:sz w:val="20"/>
                <w:szCs w:val="20"/>
              </w:rPr>
              <w:t xml:space="preserve"> Engineer</w:t>
            </w:r>
          </w:p>
        </w:tc>
        <w:tc>
          <w:tcPr>
            <w:tcW w:w="990" w:type="dxa"/>
            <w:tcBorders>
              <w:top w:val="single" w:sz="4" w:space="0" w:color="2F5496"/>
            </w:tcBorders>
            <w:shd w:val="clear" w:color="auto" w:fill="D9E2F3"/>
          </w:tcPr>
          <w:p w14:paraId="27117D44" w14:textId="77777777" w:rsidR="0012565A" w:rsidRPr="009231B9" w:rsidRDefault="0012565A" w:rsidP="00740138">
            <w:pPr>
              <w:spacing w:line="240" w:lineRule="atLeast"/>
              <w:rPr>
                <w:rFonts w:ascii="Calibri" w:hAnsi="Calibri"/>
                <w:b/>
                <w:sz w:val="20"/>
                <w:szCs w:val="20"/>
              </w:rPr>
            </w:pPr>
          </w:p>
        </w:tc>
      </w:tr>
    </w:tbl>
    <w:p w14:paraId="5CD219FF" w14:textId="645F38E6" w:rsidR="00742AE9" w:rsidRPr="009231B9" w:rsidRDefault="00742AE9" w:rsidP="00742AE9">
      <w:pPr>
        <w:spacing w:line="240" w:lineRule="atLeast"/>
        <w:rPr>
          <w:rFonts w:ascii="Calibri" w:hAnsi="Calibri"/>
          <w:b/>
          <w:bCs/>
          <w:color w:val="FFFFFF"/>
          <w:sz w:val="20"/>
          <w:szCs w:val="20"/>
        </w:rPr>
      </w:pPr>
      <w:r>
        <w:rPr>
          <w:rFonts w:ascii="Calibri" w:hAnsi="Calibri"/>
          <w:b/>
          <w:bCs/>
          <w:color w:val="FFFFFF"/>
          <w:sz w:val="20"/>
          <w:szCs w:val="20"/>
        </w:rPr>
        <w:t>CS Contract with Citibank</w:t>
      </w:r>
    </w:p>
    <w:p w14:paraId="269B3FD2" w14:textId="77777777" w:rsidR="00352C22" w:rsidRDefault="00352C22" w:rsidP="00FD0303">
      <w:pPr>
        <w:spacing w:line="240" w:lineRule="atLeast"/>
        <w:rPr>
          <w:rFonts w:ascii="Calibri" w:hAnsi="Calibri"/>
          <w:sz w:val="20"/>
          <w:szCs w:val="20"/>
        </w:rPr>
      </w:pPr>
    </w:p>
    <w:p w14:paraId="01A439AC" w14:textId="4F220781"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Successfully upgraded, implemented, and optimized Hyper-V virtualization solution from </w:t>
      </w:r>
      <w:r w:rsidR="00C829EC" w:rsidRPr="003149C8">
        <w:rPr>
          <w:rFonts w:asciiTheme="minorHAnsi" w:eastAsia="Times New Roman" w:hAnsiTheme="minorHAnsi" w:cstheme="minorHAnsi"/>
          <w:color w:val="374151"/>
          <w:sz w:val="20"/>
          <w:szCs w:val="20"/>
        </w:rPr>
        <w:t>W</w:t>
      </w:r>
      <w:r w:rsidR="001A7B38" w:rsidRPr="003149C8">
        <w:rPr>
          <w:rFonts w:asciiTheme="minorHAnsi" w:eastAsia="Times New Roman" w:hAnsiTheme="minorHAnsi" w:cstheme="minorHAnsi"/>
          <w:color w:val="374151"/>
          <w:sz w:val="20"/>
          <w:szCs w:val="20"/>
        </w:rPr>
        <w:t xml:space="preserve">indows </w:t>
      </w:r>
      <w:r w:rsidRPr="003149C8">
        <w:rPr>
          <w:rFonts w:asciiTheme="minorHAnsi" w:eastAsia="Times New Roman" w:hAnsiTheme="minorHAnsi" w:cstheme="minorHAnsi"/>
          <w:color w:val="374151"/>
          <w:sz w:val="20"/>
          <w:szCs w:val="20"/>
        </w:rPr>
        <w:t xml:space="preserve">Server 2012 to </w:t>
      </w:r>
      <w:r w:rsidR="00933857" w:rsidRPr="003149C8">
        <w:rPr>
          <w:rFonts w:asciiTheme="minorHAnsi" w:eastAsia="Times New Roman" w:hAnsiTheme="minorHAnsi" w:cstheme="minorHAnsi"/>
          <w:color w:val="374151"/>
          <w:sz w:val="20"/>
          <w:szCs w:val="20"/>
        </w:rPr>
        <w:t xml:space="preserve">Windows </w:t>
      </w:r>
      <w:r w:rsidRPr="003149C8">
        <w:rPr>
          <w:rFonts w:asciiTheme="minorHAnsi" w:eastAsia="Times New Roman" w:hAnsiTheme="minorHAnsi" w:cstheme="minorHAnsi"/>
          <w:color w:val="374151"/>
          <w:sz w:val="20"/>
          <w:szCs w:val="20"/>
        </w:rPr>
        <w:t>Server 2016 for diverse environments, ensuring efficient resource utilization and improved system performance.</w:t>
      </w:r>
      <w:r w:rsidR="000E199C" w:rsidRPr="003149C8">
        <w:rPr>
          <w:rFonts w:asciiTheme="minorHAnsi" w:eastAsia="Times New Roman" w:hAnsiTheme="minorHAnsi" w:cstheme="minorHAnsi"/>
          <w:color w:val="374151"/>
          <w:sz w:val="20"/>
          <w:szCs w:val="20"/>
        </w:rPr>
        <w:t xml:space="preserve"> </w:t>
      </w:r>
    </w:p>
    <w:p w14:paraId="6A36ACC1" w14:textId="2ABC75F0" w:rsidR="00BA3083" w:rsidRPr="003149C8" w:rsidRDefault="00DC1B7C"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 xml:space="preserve">Automated </w:t>
      </w:r>
      <w:r w:rsidR="004E2D4D" w:rsidRPr="003149C8">
        <w:rPr>
          <w:rFonts w:asciiTheme="minorHAnsi" w:eastAsia="Times New Roman" w:hAnsiTheme="minorHAnsi" w:cstheme="minorHAnsi"/>
          <w:color w:val="374151"/>
          <w:sz w:val="20"/>
          <w:szCs w:val="20"/>
        </w:rPr>
        <w:t>pa</w:t>
      </w:r>
      <w:r w:rsidRPr="003149C8">
        <w:rPr>
          <w:rFonts w:asciiTheme="minorHAnsi" w:eastAsia="Times New Roman" w:hAnsiTheme="minorHAnsi" w:cstheme="minorHAnsi"/>
          <w:color w:val="374151"/>
          <w:sz w:val="20"/>
          <w:szCs w:val="20"/>
        </w:rPr>
        <w:t>cka</w:t>
      </w:r>
      <w:r w:rsidR="00C06E0C" w:rsidRPr="003149C8">
        <w:rPr>
          <w:rFonts w:asciiTheme="minorHAnsi" w:eastAsia="Times New Roman" w:hAnsiTheme="minorHAnsi" w:cstheme="minorHAnsi"/>
          <w:color w:val="374151"/>
          <w:sz w:val="20"/>
          <w:szCs w:val="20"/>
        </w:rPr>
        <w:t>ges</w:t>
      </w:r>
      <w:r w:rsidR="00682901" w:rsidRPr="003149C8">
        <w:rPr>
          <w:rFonts w:asciiTheme="minorHAnsi" w:eastAsia="Times New Roman" w:hAnsiTheme="minorHAnsi" w:cstheme="minorHAnsi"/>
          <w:color w:val="374151"/>
          <w:sz w:val="20"/>
          <w:szCs w:val="20"/>
        </w:rPr>
        <w:t xml:space="preserve"> deployments</w:t>
      </w:r>
      <w:r w:rsidR="00E97497" w:rsidRPr="003149C8">
        <w:rPr>
          <w:rFonts w:asciiTheme="minorHAnsi" w:eastAsia="Times New Roman" w:hAnsiTheme="minorHAnsi" w:cstheme="minorHAnsi"/>
          <w:color w:val="374151"/>
          <w:sz w:val="20"/>
          <w:szCs w:val="20"/>
        </w:rPr>
        <w:t>,</w:t>
      </w:r>
      <w:r w:rsidR="003B43BB" w:rsidRPr="003149C8">
        <w:rPr>
          <w:rFonts w:asciiTheme="minorHAnsi" w:eastAsia="Times New Roman" w:hAnsiTheme="minorHAnsi" w:cstheme="minorHAnsi"/>
          <w:color w:val="374151"/>
          <w:sz w:val="20"/>
          <w:szCs w:val="20"/>
        </w:rPr>
        <w:t xml:space="preserve"> </w:t>
      </w:r>
      <w:r w:rsidR="004E2D4D" w:rsidRPr="003149C8">
        <w:rPr>
          <w:rFonts w:asciiTheme="minorHAnsi" w:eastAsia="Times New Roman" w:hAnsiTheme="minorHAnsi" w:cstheme="minorHAnsi"/>
          <w:color w:val="374151"/>
          <w:sz w:val="20"/>
          <w:szCs w:val="20"/>
        </w:rPr>
        <w:t xml:space="preserve">patch </w:t>
      </w:r>
      <w:r w:rsidR="007A2030" w:rsidRPr="003149C8">
        <w:rPr>
          <w:rFonts w:asciiTheme="minorHAnsi" w:eastAsia="Times New Roman" w:hAnsiTheme="minorHAnsi" w:cstheme="minorHAnsi"/>
          <w:color w:val="374151"/>
          <w:sz w:val="20"/>
          <w:szCs w:val="20"/>
        </w:rPr>
        <w:t xml:space="preserve">deployment </w:t>
      </w:r>
      <w:r w:rsidR="00D04045" w:rsidRPr="003149C8">
        <w:rPr>
          <w:rFonts w:asciiTheme="minorHAnsi" w:eastAsia="Times New Roman" w:hAnsiTheme="minorHAnsi" w:cstheme="minorHAnsi"/>
          <w:color w:val="374151"/>
          <w:sz w:val="20"/>
          <w:szCs w:val="20"/>
        </w:rPr>
        <w:t xml:space="preserve">schedules </w:t>
      </w:r>
      <w:r w:rsidR="00C06E0C" w:rsidRPr="003149C8">
        <w:rPr>
          <w:rFonts w:asciiTheme="minorHAnsi" w:eastAsia="Times New Roman" w:hAnsiTheme="minorHAnsi" w:cstheme="minorHAnsi"/>
          <w:color w:val="374151"/>
          <w:sz w:val="20"/>
          <w:szCs w:val="20"/>
        </w:rPr>
        <w:t xml:space="preserve">and monitored inventory with PDQ </w:t>
      </w:r>
      <w:r w:rsidR="00795DCA" w:rsidRPr="003149C8">
        <w:rPr>
          <w:rFonts w:asciiTheme="minorHAnsi" w:eastAsia="Times New Roman" w:hAnsiTheme="minorHAnsi" w:cstheme="minorHAnsi"/>
          <w:color w:val="374151"/>
          <w:sz w:val="20"/>
          <w:szCs w:val="20"/>
        </w:rPr>
        <w:t xml:space="preserve">connect. </w:t>
      </w:r>
      <w:r w:rsidR="00355B5B" w:rsidRPr="003149C8">
        <w:rPr>
          <w:rFonts w:asciiTheme="minorHAnsi" w:eastAsia="Times New Roman" w:hAnsiTheme="minorHAnsi" w:cstheme="minorHAnsi"/>
          <w:color w:val="374151"/>
          <w:sz w:val="20"/>
          <w:szCs w:val="20"/>
        </w:rPr>
        <w:t>This allowed me to automate patches</w:t>
      </w:r>
      <w:r w:rsidR="0051467A" w:rsidRPr="003149C8">
        <w:rPr>
          <w:rFonts w:asciiTheme="minorHAnsi" w:eastAsia="Times New Roman" w:hAnsiTheme="minorHAnsi" w:cstheme="minorHAnsi"/>
          <w:color w:val="374151"/>
          <w:sz w:val="20"/>
          <w:szCs w:val="20"/>
        </w:rPr>
        <w:t xml:space="preserve"> on patch Tuesday and schedule packages during </w:t>
      </w:r>
      <w:r w:rsidR="00B3158D" w:rsidRPr="003149C8">
        <w:rPr>
          <w:rFonts w:asciiTheme="minorHAnsi" w:eastAsia="Times New Roman" w:hAnsiTheme="minorHAnsi" w:cstheme="minorHAnsi"/>
          <w:color w:val="374151"/>
          <w:sz w:val="20"/>
          <w:szCs w:val="20"/>
        </w:rPr>
        <w:t>non-production hours.</w:t>
      </w:r>
    </w:p>
    <w:p w14:paraId="3A0FD7B7" w14:textId="663E996B" w:rsidR="00DC3382" w:rsidRPr="003149C8" w:rsidRDefault="00DC3382"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Performed</w:t>
      </w:r>
      <w:r w:rsidR="003C49BF" w:rsidRPr="003149C8">
        <w:rPr>
          <w:rFonts w:asciiTheme="minorHAnsi" w:eastAsia="Times New Roman" w:hAnsiTheme="minorHAnsi" w:cstheme="minorHAnsi"/>
          <w:color w:val="374151"/>
          <w:sz w:val="20"/>
          <w:szCs w:val="20"/>
        </w:rPr>
        <w:t xml:space="preserve"> </w:t>
      </w:r>
      <w:r w:rsidR="00C00779" w:rsidRPr="003149C8">
        <w:rPr>
          <w:rFonts w:asciiTheme="minorHAnsi" w:eastAsia="Times New Roman" w:hAnsiTheme="minorHAnsi" w:cstheme="minorHAnsi"/>
          <w:color w:val="374151"/>
          <w:sz w:val="20"/>
          <w:szCs w:val="20"/>
        </w:rPr>
        <w:t xml:space="preserve">Windows Server migrations </w:t>
      </w:r>
      <w:r w:rsidR="00172747" w:rsidRPr="003149C8">
        <w:rPr>
          <w:rFonts w:asciiTheme="minorHAnsi" w:eastAsia="Times New Roman" w:hAnsiTheme="minorHAnsi" w:cstheme="minorHAnsi"/>
          <w:color w:val="374151"/>
          <w:sz w:val="20"/>
          <w:szCs w:val="20"/>
        </w:rPr>
        <w:t xml:space="preserve">in </w:t>
      </w:r>
      <w:r w:rsidR="00BD447F" w:rsidRPr="003149C8">
        <w:rPr>
          <w:rFonts w:asciiTheme="minorHAnsi" w:eastAsia="Times New Roman" w:hAnsiTheme="minorHAnsi" w:cstheme="minorHAnsi"/>
          <w:color w:val="374151"/>
          <w:sz w:val="20"/>
          <w:szCs w:val="20"/>
        </w:rPr>
        <w:t>VMware VDI, V</w:t>
      </w:r>
      <w:r w:rsidR="0053060C" w:rsidRPr="003149C8">
        <w:rPr>
          <w:rFonts w:asciiTheme="minorHAnsi" w:eastAsia="Times New Roman" w:hAnsiTheme="minorHAnsi" w:cstheme="minorHAnsi"/>
          <w:color w:val="374151"/>
          <w:sz w:val="20"/>
          <w:szCs w:val="20"/>
        </w:rPr>
        <w:t xml:space="preserve"> to V and P to V also P</w:t>
      </w:r>
      <w:r w:rsidR="00EA7ABD" w:rsidRPr="003149C8">
        <w:rPr>
          <w:rFonts w:asciiTheme="minorHAnsi" w:eastAsia="Times New Roman" w:hAnsiTheme="minorHAnsi" w:cstheme="minorHAnsi"/>
          <w:color w:val="374151"/>
          <w:sz w:val="20"/>
          <w:szCs w:val="20"/>
        </w:rPr>
        <w:t xml:space="preserve"> to P on older servers. </w:t>
      </w:r>
      <w:r w:rsidR="00651562" w:rsidRPr="003149C8">
        <w:rPr>
          <w:rFonts w:asciiTheme="minorHAnsi" w:eastAsia="Times New Roman" w:hAnsiTheme="minorHAnsi" w:cstheme="minorHAnsi"/>
          <w:color w:val="374151"/>
          <w:sz w:val="20"/>
          <w:szCs w:val="20"/>
        </w:rPr>
        <w:t>I created Windows Server</w:t>
      </w:r>
      <w:r w:rsidR="001E5B0B" w:rsidRPr="003149C8">
        <w:rPr>
          <w:rFonts w:asciiTheme="minorHAnsi" w:eastAsia="Times New Roman" w:hAnsiTheme="minorHAnsi" w:cstheme="minorHAnsi"/>
          <w:color w:val="374151"/>
          <w:sz w:val="20"/>
          <w:szCs w:val="20"/>
        </w:rPr>
        <w:t>s</w:t>
      </w:r>
      <w:r w:rsidR="00651562" w:rsidRPr="003149C8">
        <w:rPr>
          <w:rFonts w:asciiTheme="minorHAnsi" w:eastAsia="Times New Roman" w:hAnsiTheme="minorHAnsi" w:cstheme="minorHAnsi"/>
          <w:color w:val="374151"/>
          <w:sz w:val="20"/>
          <w:szCs w:val="20"/>
        </w:rPr>
        <w:t xml:space="preserve"> 20</w:t>
      </w:r>
      <w:r w:rsidR="001E5B0B" w:rsidRPr="003149C8">
        <w:rPr>
          <w:rFonts w:asciiTheme="minorHAnsi" w:eastAsia="Times New Roman" w:hAnsiTheme="minorHAnsi" w:cstheme="minorHAnsi"/>
          <w:color w:val="374151"/>
          <w:sz w:val="20"/>
          <w:szCs w:val="20"/>
        </w:rPr>
        <w:t xml:space="preserve">16 and 2019 domain controllers, </w:t>
      </w:r>
      <w:r w:rsidR="0013595A" w:rsidRPr="003149C8">
        <w:rPr>
          <w:rFonts w:asciiTheme="minorHAnsi" w:eastAsia="Times New Roman" w:hAnsiTheme="minorHAnsi" w:cstheme="minorHAnsi"/>
          <w:color w:val="374151"/>
          <w:sz w:val="20"/>
          <w:szCs w:val="20"/>
        </w:rPr>
        <w:t xml:space="preserve">file server and management servers. This was part of the Windows </w:t>
      </w:r>
      <w:r w:rsidR="00727782" w:rsidRPr="003149C8">
        <w:rPr>
          <w:rFonts w:asciiTheme="minorHAnsi" w:eastAsia="Times New Roman" w:hAnsiTheme="minorHAnsi" w:cstheme="minorHAnsi"/>
          <w:color w:val="374151"/>
          <w:sz w:val="20"/>
          <w:szCs w:val="20"/>
        </w:rPr>
        <w:t xml:space="preserve">Server 2012 Sunset project required to migrate </w:t>
      </w:r>
      <w:r w:rsidR="00E054E9" w:rsidRPr="003149C8">
        <w:rPr>
          <w:rFonts w:asciiTheme="minorHAnsi" w:eastAsia="Times New Roman" w:hAnsiTheme="minorHAnsi" w:cstheme="minorHAnsi"/>
          <w:color w:val="374151"/>
          <w:sz w:val="20"/>
          <w:szCs w:val="20"/>
        </w:rPr>
        <w:t>these servers due to Microsoft ending Windows support on Windows 2012 Servers</w:t>
      </w:r>
      <w:r w:rsidR="00924B21" w:rsidRPr="003149C8">
        <w:rPr>
          <w:rFonts w:asciiTheme="minorHAnsi" w:eastAsia="Times New Roman" w:hAnsiTheme="minorHAnsi" w:cstheme="minorHAnsi"/>
          <w:color w:val="374151"/>
          <w:sz w:val="20"/>
          <w:szCs w:val="20"/>
        </w:rPr>
        <w:t>.</w:t>
      </w:r>
      <w:r w:rsidR="001E5B0B" w:rsidRPr="003149C8">
        <w:rPr>
          <w:rFonts w:asciiTheme="minorHAnsi" w:eastAsia="Times New Roman" w:hAnsiTheme="minorHAnsi" w:cstheme="minorHAnsi"/>
          <w:color w:val="374151"/>
          <w:sz w:val="20"/>
          <w:szCs w:val="20"/>
        </w:rPr>
        <w:t xml:space="preserve"> </w:t>
      </w:r>
    </w:p>
    <w:p w14:paraId="144531E3" w14:textId="6E416E1B"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Upgraded</w:t>
      </w:r>
      <w:r w:rsidR="001A7B38" w:rsidRPr="003149C8">
        <w:rPr>
          <w:rFonts w:asciiTheme="minorHAnsi" w:eastAsia="Times New Roman" w:hAnsiTheme="minorHAnsi" w:cstheme="minorHAnsi"/>
          <w:color w:val="374151"/>
          <w:sz w:val="20"/>
          <w:szCs w:val="20"/>
        </w:rPr>
        <w:t xml:space="preserve"> Windows</w:t>
      </w:r>
      <w:r w:rsidRPr="003149C8">
        <w:rPr>
          <w:rFonts w:asciiTheme="minorHAnsi" w:eastAsia="Times New Roman" w:hAnsiTheme="minorHAnsi" w:cstheme="minorHAnsi"/>
          <w:color w:val="374151"/>
          <w:sz w:val="20"/>
          <w:szCs w:val="20"/>
        </w:rPr>
        <w:t xml:space="preserve"> Server 2012 domain controllers to </w:t>
      </w:r>
      <w:r w:rsidR="00933857" w:rsidRPr="003149C8">
        <w:rPr>
          <w:rFonts w:asciiTheme="minorHAnsi" w:eastAsia="Times New Roman" w:hAnsiTheme="minorHAnsi" w:cstheme="minorHAnsi"/>
          <w:color w:val="374151"/>
          <w:sz w:val="20"/>
          <w:szCs w:val="20"/>
        </w:rPr>
        <w:t xml:space="preserve">Windows </w:t>
      </w:r>
      <w:r w:rsidRPr="003149C8">
        <w:rPr>
          <w:rFonts w:asciiTheme="minorHAnsi" w:eastAsia="Times New Roman" w:hAnsiTheme="minorHAnsi" w:cstheme="minorHAnsi"/>
          <w:color w:val="374151"/>
          <w:sz w:val="20"/>
          <w:szCs w:val="20"/>
        </w:rPr>
        <w:t>Server 2016 and meticulously documented the process, ensuring seamless transition and enhanced system reliability.</w:t>
      </w:r>
    </w:p>
    <w:p w14:paraId="3D977FFF"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Demonstrated expertise in monitoring Hyper-V infrastructure performance using tools such as System Center Virtual Machine Manager (SCVMM) and effectively troubleshooting issues to minimize downtime.</w:t>
      </w:r>
    </w:p>
    <w:p w14:paraId="78163742"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Implemented and maintained high-availability configurations, leveraging Hyper-V clustering and failover clustering for seamless continuity of critical workloads. Developed and tested disaster recovery plans to ensure business continuity.</w:t>
      </w:r>
    </w:p>
    <w:p w14:paraId="0752CA6D"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Automated routine tasks and processes using PowerShell scripting, streamlining Hyper-V management tasks and improving overall operational efficiency.</w:t>
      </w:r>
    </w:p>
    <w:p w14:paraId="0E2C7D5C"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Managed and implemented regular updates and patches for Hyper-V hosts and virtual machines, maintaining a secure and up-to-date virtualization infrastructure.</w:t>
      </w:r>
    </w:p>
    <w:p w14:paraId="5BD1EA04"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Worked on HP ProLiant DL380 and Dell servers, fixing issues and collaborating with HP Support to resolve critical hardware and software issues.</w:t>
      </w:r>
    </w:p>
    <w:p w14:paraId="1F0B931E"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Created comprehensive documentation for Hyper-V configurations, procedures, and troubleshooting steps, facilitating knowledge transfer sessions for team members to enhance overall skillsets.</w:t>
      </w:r>
    </w:p>
    <w:p w14:paraId="1A179C73"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Collaborated with cross-functional teams, providing technical expertise and guidance to ensure the successful integration of Hyper-V solutions into Equifax's infrastructure.</w:t>
      </w:r>
    </w:p>
    <w:p w14:paraId="16D9A43F" w14:textId="77777777" w:rsidR="00742AE9" w:rsidRPr="003149C8" w:rsidRDefault="00742AE9" w:rsidP="00742AE9">
      <w:pPr>
        <w:numPr>
          <w:ilvl w:val="0"/>
          <w:numId w:val="15"/>
        </w:numPr>
        <w:pBdr>
          <w:top w:val="single" w:sz="2" w:space="0" w:color="D9D9E3"/>
          <w:left w:val="single" w:sz="2" w:space="5" w:color="D9D9E3"/>
          <w:bottom w:val="single" w:sz="2" w:space="0" w:color="D9D9E3"/>
          <w:right w:val="single" w:sz="2" w:space="0" w:color="D9D9E3"/>
        </w:pBdr>
        <w:rPr>
          <w:rFonts w:asciiTheme="minorHAnsi" w:eastAsia="Times New Roman" w:hAnsiTheme="minorHAnsi" w:cstheme="minorHAnsi"/>
          <w:color w:val="374151"/>
          <w:sz w:val="20"/>
          <w:szCs w:val="20"/>
        </w:rPr>
      </w:pPr>
      <w:r w:rsidRPr="003149C8">
        <w:rPr>
          <w:rFonts w:asciiTheme="minorHAnsi" w:eastAsia="Times New Roman" w:hAnsiTheme="minorHAnsi" w:cstheme="minorHAnsi"/>
          <w:color w:val="374151"/>
          <w:sz w:val="20"/>
          <w:szCs w:val="20"/>
        </w:rPr>
        <w:t>Conducted training sessions for IT offshore teams, sharing insights and best practices to enhance team proficiency.</w:t>
      </w:r>
    </w:p>
    <w:p w14:paraId="78762BA7" w14:textId="77777777" w:rsidR="00742AE9" w:rsidRDefault="00742AE9" w:rsidP="00FD0303">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00C6" w:rsidRPr="009231B9" w14:paraId="0924E40E" w14:textId="77777777" w:rsidTr="0028183B">
        <w:tc>
          <w:tcPr>
            <w:tcW w:w="6480" w:type="dxa"/>
            <w:tcBorders>
              <w:top w:val="single" w:sz="4" w:space="0" w:color="2F5496"/>
              <w:left w:val="single" w:sz="4" w:space="0" w:color="2F5496"/>
              <w:bottom w:val="single" w:sz="4" w:space="0" w:color="2F5496"/>
              <w:right w:val="nil"/>
            </w:tcBorders>
            <w:shd w:val="clear" w:color="auto" w:fill="2F5496"/>
          </w:tcPr>
          <w:p w14:paraId="58AF6B63" w14:textId="77777777" w:rsidR="004600C6" w:rsidRPr="009231B9" w:rsidRDefault="004600C6" w:rsidP="0028183B">
            <w:pPr>
              <w:spacing w:line="240" w:lineRule="atLeast"/>
              <w:rPr>
                <w:rFonts w:ascii="Calibri" w:hAnsi="Calibri"/>
                <w:b/>
                <w:bCs/>
                <w:color w:val="FFFFFF"/>
                <w:sz w:val="20"/>
                <w:szCs w:val="20"/>
              </w:rPr>
            </w:pPr>
            <w:r>
              <w:rPr>
                <w:rFonts w:ascii="Calibri" w:hAnsi="Calibri"/>
                <w:b/>
                <w:bCs/>
                <w:color w:val="FFFFFF"/>
                <w:sz w:val="20"/>
                <w:szCs w:val="20"/>
              </w:rPr>
              <w:t>Jacksonville, FL TCS Contract with Citibank</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CB7903A" w14:textId="766EC0AF" w:rsidR="004600C6" w:rsidRPr="009231B9" w:rsidRDefault="004600C6" w:rsidP="0028183B">
            <w:pPr>
              <w:spacing w:line="240" w:lineRule="atLeast"/>
              <w:jc w:val="right"/>
              <w:rPr>
                <w:rFonts w:ascii="Calibri" w:hAnsi="Calibri"/>
                <w:b/>
                <w:bCs/>
                <w:color w:val="FFFFFF"/>
                <w:sz w:val="20"/>
                <w:szCs w:val="20"/>
              </w:rPr>
            </w:pPr>
            <w:r>
              <w:rPr>
                <w:rFonts w:ascii="Calibri" w:hAnsi="Calibri"/>
                <w:b/>
                <w:bCs/>
                <w:color w:val="FFFFFF"/>
                <w:sz w:val="20"/>
                <w:szCs w:val="20"/>
              </w:rPr>
              <w:t>February 2021–</w:t>
            </w:r>
            <w:r w:rsidRPr="009231B9">
              <w:rPr>
                <w:rFonts w:ascii="Calibri" w:hAnsi="Calibri"/>
                <w:b/>
                <w:bCs/>
                <w:color w:val="FFFFFF"/>
                <w:sz w:val="20"/>
                <w:szCs w:val="20"/>
              </w:rPr>
              <w:t xml:space="preserve"> </w:t>
            </w:r>
            <w:r w:rsidR="00B57017">
              <w:rPr>
                <w:rFonts w:ascii="Calibri" w:hAnsi="Calibri"/>
                <w:b/>
                <w:bCs/>
                <w:color w:val="FFFFFF"/>
                <w:sz w:val="20"/>
                <w:szCs w:val="20"/>
              </w:rPr>
              <w:t>August 2023</w:t>
            </w:r>
          </w:p>
        </w:tc>
      </w:tr>
      <w:tr w:rsidR="00742AE9" w:rsidRPr="009231B9" w14:paraId="67FD5442" w14:textId="77777777" w:rsidTr="0028183B">
        <w:tc>
          <w:tcPr>
            <w:tcW w:w="6480" w:type="dxa"/>
            <w:tcBorders>
              <w:top w:val="single" w:sz="4" w:space="0" w:color="2F5496"/>
              <w:left w:val="single" w:sz="4" w:space="0" w:color="2F5496"/>
              <w:bottom w:val="single" w:sz="4" w:space="0" w:color="2F5496"/>
              <w:right w:val="nil"/>
            </w:tcBorders>
            <w:shd w:val="clear" w:color="auto" w:fill="2F5496"/>
          </w:tcPr>
          <w:p w14:paraId="56070869" w14:textId="77777777" w:rsidR="00742AE9" w:rsidRDefault="00742AE9" w:rsidP="0028183B">
            <w:pPr>
              <w:spacing w:line="240" w:lineRule="atLeast"/>
              <w:rPr>
                <w:rFonts w:ascii="Calibri" w:hAnsi="Calibri"/>
                <w:b/>
                <w:bCs/>
                <w:color w:val="FFFFFF"/>
                <w:sz w:val="20"/>
                <w:szCs w:val="20"/>
              </w:rPr>
            </w:pPr>
          </w:p>
        </w:tc>
        <w:tc>
          <w:tcPr>
            <w:tcW w:w="4320" w:type="dxa"/>
            <w:gridSpan w:val="2"/>
            <w:tcBorders>
              <w:top w:val="single" w:sz="4" w:space="0" w:color="2F5496"/>
              <w:left w:val="nil"/>
              <w:bottom w:val="single" w:sz="4" w:space="0" w:color="2F5496"/>
              <w:right w:val="single" w:sz="4" w:space="0" w:color="2F5496"/>
            </w:tcBorders>
            <w:shd w:val="clear" w:color="auto" w:fill="2F5496"/>
          </w:tcPr>
          <w:p w14:paraId="66DA83C0" w14:textId="77777777" w:rsidR="00742AE9" w:rsidRDefault="00742AE9" w:rsidP="0028183B">
            <w:pPr>
              <w:spacing w:line="240" w:lineRule="atLeast"/>
              <w:jc w:val="right"/>
              <w:rPr>
                <w:rFonts w:ascii="Calibri" w:hAnsi="Calibri"/>
                <w:b/>
                <w:bCs/>
                <w:color w:val="FFFFFF"/>
                <w:sz w:val="20"/>
                <w:szCs w:val="20"/>
              </w:rPr>
            </w:pPr>
          </w:p>
        </w:tc>
      </w:tr>
      <w:tr w:rsidR="004600C6" w:rsidRPr="009231B9" w14:paraId="3B54C2E4" w14:textId="77777777" w:rsidTr="0028183B">
        <w:tc>
          <w:tcPr>
            <w:tcW w:w="9810" w:type="dxa"/>
            <w:gridSpan w:val="2"/>
            <w:tcBorders>
              <w:top w:val="single" w:sz="4" w:space="0" w:color="2F5496"/>
            </w:tcBorders>
            <w:shd w:val="clear" w:color="auto" w:fill="D9E2F3"/>
          </w:tcPr>
          <w:p w14:paraId="674D9E89" w14:textId="7F965BDB" w:rsidR="004600C6" w:rsidRPr="009231B9" w:rsidRDefault="004600C6" w:rsidP="0028183B">
            <w:pPr>
              <w:spacing w:line="240" w:lineRule="atLeast"/>
              <w:rPr>
                <w:rFonts w:ascii="Calibri" w:hAnsi="Calibri"/>
                <w:b/>
                <w:bCs/>
                <w:sz w:val="20"/>
                <w:szCs w:val="20"/>
              </w:rPr>
            </w:pPr>
            <w:r>
              <w:rPr>
                <w:rFonts w:ascii="Calibri" w:hAnsi="Calibri"/>
                <w:b/>
                <w:bCs/>
                <w:sz w:val="20"/>
                <w:szCs w:val="20"/>
              </w:rPr>
              <w:t xml:space="preserve">Systems </w:t>
            </w:r>
            <w:r w:rsidR="00F35B3C">
              <w:rPr>
                <w:rFonts w:ascii="Calibri" w:hAnsi="Calibri"/>
                <w:b/>
                <w:bCs/>
                <w:sz w:val="20"/>
                <w:szCs w:val="20"/>
              </w:rPr>
              <w:t>Engineer</w:t>
            </w:r>
          </w:p>
        </w:tc>
        <w:tc>
          <w:tcPr>
            <w:tcW w:w="990" w:type="dxa"/>
            <w:tcBorders>
              <w:top w:val="single" w:sz="4" w:space="0" w:color="2F5496"/>
            </w:tcBorders>
            <w:shd w:val="clear" w:color="auto" w:fill="D9E2F3"/>
          </w:tcPr>
          <w:p w14:paraId="27C7E97A" w14:textId="77777777" w:rsidR="004600C6" w:rsidRPr="009231B9" w:rsidRDefault="004600C6" w:rsidP="0028183B">
            <w:pPr>
              <w:spacing w:line="240" w:lineRule="atLeast"/>
              <w:rPr>
                <w:rFonts w:ascii="Calibri" w:hAnsi="Calibri"/>
                <w:b/>
                <w:sz w:val="20"/>
                <w:szCs w:val="20"/>
              </w:rPr>
            </w:pPr>
          </w:p>
        </w:tc>
      </w:tr>
    </w:tbl>
    <w:p w14:paraId="5A0784A9" w14:textId="5A247255" w:rsidR="005B67B6" w:rsidRDefault="004600C6" w:rsidP="004600C6">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004E5C23">
        <w:rPr>
          <w:rFonts w:ascii="Calibri" w:hAnsi="Calibri"/>
          <w:sz w:val="20"/>
          <w:szCs w:val="20"/>
          <w:lang w:val="en-CA" w:eastAsia="hi-IN" w:bidi="hi-IN"/>
        </w:rPr>
        <w:t xml:space="preserve"> </w:t>
      </w:r>
      <w:r w:rsidR="00DB117C">
        <w:rPr>
          <w:rFonts w:ascii="Calibri" w:hAnsi="Calibri"/>
          <w:sz w:val="20"/>
          <w:szCs w:val="20"/>
          <w:lang w:val="en-CA" w:eastAsia="hi-IN" w:bidi="hi-IN"/>
        </w:rPr>
        <w:tab/>
      </w:r>
      <w:r w:rsidR="005B67B6" w:rsidRPr="005B67B6">
        <w:rPr>
          <w:rFonts w:ascii="Calibri" w:hAnsi="Calibri"/>
          <w:sz w:val="20"/>
          <w:szCs w:val="20"/>
          <w:lang w:val="en-CA" w:eastAsia="hi-IN" w:bidi="hi-IN"/>
        </w:rPr>
        <w:t>Managed multiple projects, from application upgrades to Citrix upgrades. Provided systems administration and support, developed effectiveness and manageability of Citrix environment. Created documentation for server builds and Citrix applications installations.</w:t>
      </w:r>
    </w:p>
    <w:p w14:paraId="3DC568F0" w14:textId="40500CCA" w:rsidR="004600C6" w:rsidRPr="00FD0303" w:rsidRDefault="004600C6" w:rsidP="005B67B6">
      <w:pPr>
        <w:spacing w:line="240" w:lineRule="atLeast"/>
        <w:ind w:left="720"/>
        <w:rPr>
          <w:rFonts w:ascii="Calibri" w:hAnsi="Calibri"/>
          <w:sz w:val="20"/>
          <w:szCs w:val="20"/>
          <w:lang w:val="en-CA" w:eastAsia="hi-IN" w:bidi="hi-IN"/>
        </w:rPr>
      </w:pPr>
      <w:r>
        <w:rPr>
          <w:rFonts w:ascii="Calibri" w:hAnsi="Calibri"/>
          <w:sz w:val="20"/>
          <w:szCs w:val="20"/>
          <w:lang w:val="en-CA" w:eastAsia="hi-IN" w:bidi="hi-IN"/>
        </w:rPr>
        <w:t xml:space="preserve">Creates MSI packages, and custom scripts in PowerShell. I </w:t>
      </w:r>
      <w:r w:rsidR="004054EA">
        <w:rPr>
          <w:rFonts w:ascii="Calibri" w:hAnsi="Calibri"/>
          <w:sz w:val="20"/>
          <w:szCs w:val="20"/>
          <w:lang w:val="en-CA" w:eastAsia="hi-IN" w:bidi="hi-IN"/>
        </w:rPr>
        <w:t xml:space="preserve">create operating images and </w:t>
      </w:r>
      <w:r w:rsidRPr="004600C6">
        <w:rPr>
          <w:rFonts w:ascii="Calibri" w:hAnsi="Calibri"/>
          <w:sz w:val="20"/>
          <w:szCs w:val="20"/>
          <w:lang w:val="en-CA" w:eastAsia="hi-IN" w:bidi="hi-IN"/>
        </w:rPr>
        <w:t xml:space="preserve">install, customize, and maintains </w:t>
      </w:r>
      <w:r w:rsidR="004054EA">
        <w:rPr>
          <w:rFonts w:ascii="Calibri" w:hAnsi="Calibri"/>
          <w:sz w:val="20"/>
          <w:szCs w:val="20"/>
          <w:lang w:val="en-CA" w:eastAsia="hi-IN" w:bidi="hi-IN"/>
        </w:rPr>
        <w:t>Windows</w:t>
      </w:r>
      <w:r w:rsidRPr="004600C6">
        <w:rPr>
          <w:rFonts w:ascii="Calibri" w:hAnsi="Calibri"/>
          <w:sz w:val="20"/>
          <w:szCs w:val="20"/>
          <w:lang w:val="en-CA" w:eastAsia="hi-IN" w:bidi="hi-IN"/>
        </w:rPr>
        <w:t xml:space="preserve"> operating system</w:t>
      </w:r>
      <w:r w:rsidR="004054EA">
        <w:rPr>
          <w:rFonts w:ascii="Calibri" w:hAnsi="Calibri"/>
          <w:sz w:val="20"/>
          <w:szCs w:val="20"/>
          <w:lang w:val="en-CA" w:eastAsia="hi-IN" w:bidi="hi-IN"/>
        </w:rPr>
        <w:t xml:space="preserve">s, using SCCM and customized </w:t>
      </w:r>
      <w:r w:rsidR="00535EBE">
        <w:rPr>
          <w:rFonts w:ascii="Calibri" w:hAnsi="Calibri"/>
          <w:sz w:val="20"/>
          <w:szCs w:val="20"/>
          <w:lang w:val="en-CA" w:eastAsia="hi-IN" w:bidi="hi-IN"/>
        </w:rPr>
        <w:t>DI2</w:t>
      </w:r>
      <w:r w:rsidR="000B68A9">
        <w:rPr>
          <w:rFonts w:ascii="Calibri" w:hAnsi="Calibri"/>
          <w:sz w:val="20"/>
          <w:szCs w:val="20"/>
          <w:lang w:val="en-CA" w:eastAsia="hi-IN" w:bidi="hi-IN"/>
        </w:rPr>
        <w:t xml:space="preserve"> </w:t>
      </w:r>
      <w:r w:rsidR="004054EA">
        <w:rPr>
          <w:rFonts w:ascii="Calibri" w:hAnsi="Calibri"/>
          <w:sz w:val="20"/>
          <w:szCs w:val="20"/>
          <w:lang w:val="en-CA" w:eastAsia="hi-IN" w:bidi="hi-IN"/>
        </w:rPr>
        <w:t>packaging solutions.</w:t>
      </w:r>
      <w:r w:rsidRPr="004600C6">
        <w:rPr>
          <w:rFonts w:ascii="Calibri" w:hAnsi="Calibri"/>
          <w:sz w:val="20"/>
          <w:szCs w:val="20"/>
          <w:lang w:val="en-CA" w:eastAsia="hi-IN" w:bidi="hi-IN"/>
        </w:rPr>
        <w:t xml:space="preserve"> </w:t>
      </w:r>
      <w:r w:rsidR="004054EA">
        <w:rPr>
          <w:rFonts w:ascii="Calibri" w:hAnsi="Calibri"/>
          <w:sz w:val="20"/>
          <w:szCs w:val="20"/>
          <w:lang w:val="en-CA" w:eastAsia="hi-IN" w:bidi="hi-IN"/>
        </w:rPr>
        <w:t xml:space="preserve">I also create software packages and </w:t>
      </w:r>
      <w:r w:rsidRPr="004600C6">
        <w:rPr>
          <w:rFonts w:ascii="Calibri" w:hAnsi="Calibri"/>
          <w:sz w:val="20"/>
          <w:szCs w:val="20"/>
          <w:lang w:val="en-CA" w:eastAsia="hi-IN" w:bidi="hi-IN"/>
        </w:rPr>
        <w:t>install</w:t>
      </w:r>
      <w:r w:rsidR="004054EA">
        <w:rPr>
          <w:rFonts w:ascii="Calibri" w:hAnsi="Calibri"/>
          <w:sz w:val="20"/>
          <w:szCs w:val="20"/>
          <w:lang w:val="en-CA" w:eastAsia="hi-IN" w:bidi="hi-IN"/>
        </w:rPr>
        <w:t>,</w:t>
      </w:r>
      <w:r w:rsidRPr="004600C6">
        <w:rPr>
          <w:rFonts w:ascii="Calibri" w:hAnsi="Calibri"/>
          <w:sz w:val="20"/>
          <w:szCs w:val="20"/>
          <w:lang w:val="en-CA" w:eastAsia="hi-IN" w:bidi="hi-IN"/>
        </w:rPr>
        <w:t xml:space="preserve"> upgrade</w:t>
      </w:r>
      <w:r w:rsidR="004054EA">
        <w:rPr>
          <w:rFonts w:ascii="Calibri" w:hAnsi="Calibri"/>
          <w:sz w:val="20"/>
          <w:szCs w:val="20"/>
          <w:lang w:val="en-CA" w:eastAsia="hi-IN" w:bidi="hi-IN"/>
        </w:rPr>
        <w:t>,</w:t>
      </w:r>
      <w:r w:rsidRPr="004600C6">
        <w:rPr>
          <w:rFonts w:ascii="Calibri" w:hAnsi="Calibri"/>
          <w:sz w:val="20"/>
          <w:szCs w:val="20"/>
          <w:lang w:val="en-CA" w:eastAsia="hi-IN" w:bidi="hi-IN"/>
        </w:rPr>
        <w:t xml:space="preserve"> </w:t>
      </w:r>
      <w:r w:rsidR="004054EA">
        <w:rPr>
          <w:rFonts w:ascii="Calibri" w:hAnsi="Calibri"/>
          <w:sz w:val="20"/>
          <w:szCs w:val="20"/>
          <w:lang w:val="en-CA" w:eastAsia="hi-IN" w:bidi="hi-IN"/>
        </w:rPr>
        <w:t>and mainta</w:t>
      </w:r>
      <w:r w:rsidR="009A4FB2">
        <w:rPr>
          <w:rFonts w:ascii="Calibri" w:hAnsi="Calibri"/>
          <w:sz w:val="20"/>
          <w:szCs w:val="20"/>
          <w:lang w:val="en-CA" w:eastAsia="hi-IN" w:bidi="hi-IN"/>
        </w:rPr>
        <w:t>i</w:t>
      </w:r>
      <w:r w:rsidR="004054EA">
        <w:rPr>
          <w:rFonts w:ascii="Calibri" w:hAnsi="Calibri"/>
          <w:sz w:val="20"/>
          <w:szCs w:val="20"/>
          <w:lang w:val="en-CA" w:eastAsia="hi-IN" w:bidi="hi-IN"/>
        </w:rPr>
        <w:t xml:space="preserve">n </w:t>
      </w:r>
      <w:r w:rsidRPr="004600C6">
        <w:rPr>
          <w:rFonts w:ascii="Calibri" w:hAnsi="Calibri"/>
          <w:sz w:val="20"/>
          <w:szCs w:val="20"/>
          <w:lang w:val="en-CA" w:eastAsia="hi-IN" w:bidi="hi-IN"/>
        </w:rPr>
        <w:t xml:space="preserve">products that run on the </w:t>
      </w:r>
      <w:r w:rsidR="004054EA">
        <w:rPr>
          <w:rFonts w:ascii="Calibri" w:hAnsi="Calibri"/>
          <w:sz w:val="20"/>
          <w:szCs w:val="20"/>
          <w:lang w:val="en-CA" w:eastAsia="hi-IN" w:bidi="hi-IN"/>
        </w:rPr>
        <w:t xml:space="preserve">Operating </w:t>
      </w:r>
      <w:r w:rsidRPr="004600C6">
        <w:rPr>
          <w:rFonts w:ascii="Calibri" w:hAnsi="Calibri"/>
          <w:sz w:val="20"/>
          <w:szCs w:val="20"/>
          <w:lang w:val="en-CA" w:eastAsia="hi-IN" w:bidi="hi-IN"/>
        </w:rPr>
        <w:t>system.</w:t>
      </w:r>
      <w:r w:rsidR="005C02F8">
        <w:rPr>
          <w:rFonts w:ascii="Calibri" w:hAnsi="Calibri"/>
          <w:sz w:val="20"/>
          <w:szCs w:val="20"/>
          <w:lang w:val="en-CA" w:eastAsia="hi-IN" w:bidi="hi-IN"/>
        </w:rPr>
        <w:t xml:space="preserve"> Manage Compliance thru the creation of compliance packages for McAfee Endpoint Management application and compliance reporting with Intune and SCCM.</w:t>
      </w:r>
      <w:r w:rsidR="00F93C3F">
        <w:rPr>
          <w:rFonts w:ascii="Calibri" w:hAnsi="Calibri"/>
          <w:sz w:val="20"/>
          <w:szCs w:val="20"/>
          <w:lang w:val="en-CA" w:eastAsia="hi-IN" w:bidi="hi-IN"/>
        </w:rPr>
        <w:t xml:space="preserve"> </w:t>
      </w:r>
    </w:p>
    <w:p w14:paraId="43B9436A" w14:textId="3DE9CA7B" w:rsidR="003337AC" w:rsidRPr="00513B8B" w:rsidRDefault="004600C6" w:rsidP="00081E56">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r>
      <w:r w:rsidR="004054EA">
        <w:rPr>
          <w:rFonts w:ascii="Calibri" w:hAnsi="Calibri"/>
          <w:sz w:val="20"/>
          <w:szCs w:val="20"/>
          <w:lang w:val="en-CA" w:eastAsia="hi-IN" w:bidi="hi-IN"/>
        </w:rPr>
        <w:t>I create</w:t>
      </w:r>
      <w:r w:rsidR="009A4FB2">
        <w:rPr>
          <w:rFonts w:ascii="Calibri" w:hAnsi="Calibri"/>
          <w:sz w:val="20"/>
          <w:szCs w:val="20"/>
          <w:lang w:val="en-CA" w:eastAsia="hi-IN" w:bidi="hi-IN"/>
        </w:rPr>
        <w:t xml:space="preserve">, test, and promote </w:t>
      </w:r>
      <w:r w:rsidR="004054EA">
        <w:rPr>
          <w:rFonts w:ascii="Calibri" w:hAnsi="Calibri"/>
          <w:sz w:val="20"/>
          <w:szCs w:val="20"/>
          <w:lang w:val="en-CA" w:eastAsia="hi-IN" w:bidi="hi-IN"/>
        </w:rPr>
        <w:t xml:space="preserve">Server </w:t>
      </w:r>
      <w:r w:rsidR="00963515">
        <w:rPr>
          <w:rFonts w:ascii="Calibri" w:hAnsi="Calibri"/>
          <w:sz w:val="20"/>
          <w:szCs w:val="20"/>
          <w:lang w:val="en-CA" w:eastAsia="hi-IN" w:bidi="hi-IN"/>
        </w:rPr>
        <w:t xml:space="preserve">and workstation </w:t>
      </w:r>
      <w:r w:rsidR="004054EA">
        <w:rPr>
          <w:rFonts w:ascii="Calibri" w:hAnsi="Calibri"/>
          <w:sz w:val="20"/>
          <w:szCs w:val="20"/>
          <w:lang w:val="en-CA" w:eastAsia="hi-IN" w:bidi="hi-IN"/>
        </w:rPr>
        <w:t>packages in SCCM</w:t>
      </w:r>
      <w:r w:rsidR="009A4FB2">
        <w:rPr>
          <w:rFonts w:ascii="Calibri" w:hAnsi="Calibri"/>
          <w:sz w:val="20"/>
          <w:szCs w:val="20"/>
          <w:lang w:val="en-CA" w:eastAsia="hi-IN" w:bidi="hi-IN"/>
        </w:rPr>
        <w:t xml:space="preserve"> </w:t>
      </w:r>
      <w:r w:rsidR="00B527A8">
        <w:rPr>
          <w:rFonts w:ascii="Calibri" w:hAnsi="Calibri"/>
          <w:sz w:val="20"/>
          <w:szCs w:val="20"/>
          <w:lang w:val="en-CA" w:eastAsia="hi-IN" w:bidi="hi-IN"/>
        </w:rPr>
        <w:t xml:space="preserve">in </w:t>
      </w:r>
      <w:r w:rsidR="00963515">
        <w:rPr>
          <w:rFonts w:ascii="Calibri" w:hAnsi="Calibri"/>
          <w:sz w:val="20"/>
          <w:szCs w:val="20"/>
          <w:lang w:val="en-CA" w:eastAsia="hi-IN" w:bidi="hi-IN"/>
        </w:rPr>
        <w:t>development, and testing phases of the SDLC and then promote to</w:t>
      </w:r>
      <w:r w:rsidR="009A4FB2">
        <w:rPr>
          <w:rFonts w:ascii="Calibri" w:hAnsi="Calibri"/>
          <w:sz w:val="20"/>
          <w:szCs w:val="20"/>
          <w:lang w:val="en-CA" w:eastAsia="hi-IN" w:bidi="hi-IN"/>
        </w:rPr>
        <w:t xml:space="preserve"> production environments. I also create, test, and promote the applications that run on the operating system. I provide third level support as well in all three environments. I’m a lead on various projects such as the design of active directory groups and organizational </w:t>
      </w:r>
      <w:r w:rsidR="00460345">
        <w:rPr>
          <w:rFonts w:ascii="Calibri" w:hAnsi="Calibri"/>
          <w:sz w:val="20"/>
          <w:szCs w:val="20"/>
          <w:lang w:val="en-CA" w:eastAsia="hi-IN" w:bidi="hi-IN"/>
        </w:rPr>
        <w:t>units’</w:t>
      </w:r>
      <w:r w:rsidR="009A4FB2">
        <w:rPr>
          <w:rFonts w:ascii="Calibri" w:hAnsi="Calibri"/>
          <w:sz w:val="20"/>
          <w:szCs w:val="20"/>
          <w:lang w:val="en-CA" w:eastAsia="hi-IN" w:bidi="hi-IN"/>
        </w:rPr>
        <w:t xml:space="preserve"> analysis</w:t>
      </w:r>
      <w:r w:rsidR="00460345">
        <w:rPr>
          <w:rFonts w:ascii="Calibri" w:hAnsi="Calibri"/>
          <w:sz w:val="20"/>
          <w:szCs w:val="20"/>
          <w:lang w:val="en-CA" w:eastAsia="hi-IN" w:bidi="hi-IN"/>
        </w:rPr>
        <w:t>.</w:t>
      </w:r>
      <w:r w:rsidR="009A4FB2">
        <w:rPr>
          <w:rFonts w:ascii="Calibri" w:hAnsi="Calibri"/>
          <w:sz w:val="20"/>
          <w:szCs w:val="20"/>
          <w:lang w:val="en-CA" w:eastAsia="hi-IN" w:bidi="hi-IN"/>
        </w:rPr>
        <w:t xml:space="preserve"> This project is part of a bigger project that defines existing OU’s and </w:t>
      </w:r>
      <w:proofErr w:type="gramStart"/>
      <w:r w:rsidR="009A4FB2">
        <w:rPr>
          <w:rFonts w:ascii="Calibri" w:hAnsi="Calibri"/>
          <w:sz w:val="20"/>
          <w:szCs w:val="20"/>
          <w:lang w:val="en-CA" w:eastAsia="hi-IN" w:bidi="hi-IN"/>
        </w:rPr>
        <w:t>GPO’s</w:t>
      </w:r>
      <w:proofErr w:type="gramEnd"/>
      <w:r w:rsidR="009A4FB2">
        <w:rPr>
          <w:rFonts w:ascii="Calibri" w:hAnsi="Calibri"/>
          <w:sz w:val="20"/>
          <w:szCs w:val="20"/>
          <w:lang w:val="en-CA" w:eastAsia="hi-IN" w:bidi="hi-IN"/>
        </w:rPr>
        <w:t xml:space="preserve"> in Windows active directory</w:t>
      </w:r>
      <w:r w:rsidR="00460345">
        <w:rPr>
          <w:rFonts w:ascii="Calibri" w:hAnsi="Calibri"/>
          <w:sz w:val="20"/>
          <w:szCs w:val="20"/>
          <w:lang w:val="en-CA" w:eastAsia="hi-IN" w:bidi="hi-IN"/>
        </w:rPr>
        <w:t xml:space="preserve"> and creates and removes them as well to streamline the migration of active directory from one environment to another. </w:t>
      </w:r>
      <w:r w:rsidR="00411E9A">
        <w:rPr>
          <w:rFonts w:ascii="Calibri" w:hAnsi="Calibri"/>
          <w:sz w:val="20"/>
          <w:szCs w:val="20"/>
          <w:lang w:val="en-CA" w:eastAsia="hi-IN" w:bidi="hi-IN"/>
        </w:rPr>
        <w:t xml:space="preserve">I used </w:t>
      </w:r>
      <w:r w:rsidR="0063315A">
        <w:rPr>
          <w:rFonts w:ascii="Calibri" w:hAnsi="Calibri"/>
          <w:sz w:val="20"/>
          <w:szCs w:val="20"/>
          <w:lang w:val="en-CA" w:eastAsia="hi-IN" w:bidi="hi-IN"/>
        </w:rPr>
        <w:t xml:space="preserve">Intune </w:t>
      </w:r>
      <w:r w:rsidR="00310D14">
        <w:rPr>
          <w:rFonts w:ascii="Calibri" w:hAnsi="Calibri"/>
          <w:sz w:val="20"/>
          <w:szCs w:val="20"/>
          <w:lang w:val="en-CA" w:eastAsia="hi-IN" w:bidi="hi-IN"/>
        </w:rPr>
        <w:t>to setup</w:t>
      </w:r>
      <w:r w:rsidR="00E12F8E">
        <w:rPr>
          <w:rFonts w:ascii="Calibri" w:hAnsi="Calibri"/>
          <w:sz w:val="20"/>
          <w:szCs w:val="20"/>
          <w:lang w:val="en-CA" w:eastAsia="hi-IN" w:bidi="hi-IN"/>
        </w:rPr>
        <w:t xml:space="preserve">, configure </w:t>
      </w:r>
      <w:r w:rsidR="008C732B">
        <w:rPr>
          <w:rFonts w:ascii="Calibri" w:hAnsi="Calibri"/>
          <w:sz w:val="20"/>
          <w:szCs w:val="20"/>
          <w:lang w:val="en-CA" w:eastAsia="hi-IN" w:bidi="hi-IN"/>
        </w:rPr>
        <w:t xml:space="preserve">devices in test, </w:t>
      </w:r>
      <w:r w:rsidR="00261CBA">
        <w:rPr>
          <w:rFonts w:ascii="Calibri" w:hAnsi="Calibri"/>
          <w:sz w:val="20"/>
          <w:szCs w:val="20"/>
          <w:lang w:val="en-CA" w:eastAsia="hi-IN" w:bidi="hi-IN"/>
        </w:rPr>
        <w:t>and production environments</w:t>
      </w:r>
      <w:r w:rsidR="00103FC1">
        <w:rPr>
          <w:rFonts w:ascii="Calibri" w:hAnsi="Calibri"/>
          <w:sz w:val="20"/>
          <w:szCs w:val="20"/>
          <w:lang w:val="en-CA" w:eastAsia="hi-IN" w:bidi="hi-IN"/>
        </w:rPr>
        <w:t>.</w:t>
      </w:r>
      <w:r w:rsidR="00261CBA">
        <w:rPr>
          <w:rFonts w:ascii="Calibri" w:hAnsi="Calibri"/>
          <w:sz w:val="20"/>
          <w:szCs w:val="20"/>
          <w:lang w:val="en-CA" w:eastAsia="hi-IN" w:bidi="hi-IN"/>
        </w:rPr>
        <w:t xml:space="preserve"> </w:t>
      </w:r>
      <w:r w:rsidR="00460345">
        <w:rPr>
          <w:rFonts w:ascii="Calibri" w:hAnsi="Calibri"/>
          <w:sz w:val="20"/>
          <w:szCs w:val="20"/>
          <w:lang w:val="en-CA" w:eastAsia="hi-IN" w:bidi="hi-IN"/>
        </w:rPr>
        <w:t xml:space="preserve">I also defined the new GPO’s and OU’s that would be created as a part of the migration process. </w:t>
      </w:r>
      <w:r w:rsidR="00F4709B">
        <w:rPr>
          <w:rFonts w:ascii="Calibri" w:hAnsi="Calibri"/>
          <w:sz w:val="20"/>
          <w:szCs w:val="20"/>
          <w:lang w:val="en-CA" w:eastAsia="hi-IN" w:bidi="hi-IN"/>
        </w:rPr>
        <w:t>This will provide hardening of servers, users and workstations.</w:t>
      </w:r>
    </w:p>
    <w:p w14:paraId="581A8F18" w14:textId="77777777" w:rsidR="000A70AA" w:rsidRDefault="00460345" w:rsidP="000A70AA">
      <w:pPr>
        <w:spacing w:line="240" w:lineRule="atLeast"/>
        <w:ind w:left="720" w:hanging="720"/>
        <w:rPr>
          <w:rFonts w:ascii="Calibri" w:hAnsi="Calibri"/>
          <w:sz w:val="20"/>
          <w:szCs w:val="20"/>
        </w:rPr>
      </w:pPr>
      <w:r w:rsidRPr="00460345">
        <w:rPr>
          <w:rFonts w:ascii="Calibri" w:hAnsi="Calibri"/>
          <w:sz w:val="20"/>
          <w:szCs w:val="20"/>
        </w:rPr>
        <w:t>•</w:t>
      </w:r>
      <w:r w:rsidRPr="00460345">
        <w:rPr>
          <w:rFonts w:ascii="Calibri" w:hAnsi="Calibri"/>
          <w:sz w:val="20"/>
          <w:szCs w:val="20"/>
        </w:rPr>
        <w:tab/>
      </w:r>
      <w:r>
        <w:rPr>
          <w:rFonts w:ascii="Calibri" w:hAnsi="Calibri"/>
          <w:sz w:val="20"/>
          <w:szCs w:val="20"/>
        </w:rPr>
        <w:t xml:space="preserve">I was the lead in the </w:t>
      </w:r>
      <w:r w:rsidR="00496FAB">
        <w:rPr>
          <w:rFonts w:ascii="Calibri" w:hAnsi="Calibri"/>
          <w:sz w:val="20"/>
          <w:szCs w:val="20"/>
        </w:rPr>
        <w:t>DI</w:t>
      </w:r>
      <w:r w:rsidR="00AC20CF">
        <w:rPr>
          <w:rFonts w:ascii="Calibri" w:hAnsi="Calibri"/>
          <w:sz w:val="20"/>
          <w:szCs w:val="20"/>
        </w:rPr>
        <w:t xml:space="preserve">2 to </w:t>
      </w:r>
      <w:r w:rsidRPr="00460345">
        <w:rPr>
          <w:rFonts w:ascii="Calibri" w:hAnsi="Calibri"/>
          <w:sz w:val="20"/>
          <w:szCs w:val="20"/>
        </w:rPr>
        <w:t>SCCM migration project</w:t>
      </w:r>
      <w:r>
        <w:rPr>
          <w:rFonts w:ascii="Calibri" w:hAnsi="Calibri"/>
          <w:sz w:val="20"/>
          <w:szCs w:val="20"/>
        </w:rPr>
        <w:t>. In this project</w:t>
      </w:r>
      <w:r w:rsidRPr="00460345">
        <w:rPr>
          <w:rFonts w:ascii="Calibri" w:hAnsi="Calibri"/>
          <w:sz w:val="20"/>
          <w:szCs w:val="20"/>
        </w:rPr>
        <w:t xml:space="preserve"> I’m responsible </w:t>
      </w:r>
      <w:r w:rsidR="002F02AC" w:rsidRPr="00460345">
        <w:rPr>
          <w:rFonts w:ascii="Calibri" w:hAnsi="Calibri"/>
          <w:sz w:val="20"/>
          <w:szCs w:val="20"/>
        </w:rPr>
        <w:t>for</w:t>
      </w:r>
      <w:r w:rsidRPr="00460345">
        <w:rPr>
          <w:rFonts w:ascii="Calibri" w:hAnsi="Calibri"/>
          <w:sz w:val="20"/>
          <w:szCs w:val="20"/>
        </w:rPr>
        <w:t xml:space="preserve"> converting packages </w:t>
      </w:r>
      <w:r w:rsidR="00AC20CF">
        <w:rPr>
          <w:rFonts w:ascii="Calibri" w:hAnsi="Calibri"/>
          <w:sz w:val="20"/>
          <w:szCs w:val="20"/>
        </w:rPr>
        <w:t xml:space="preserve">from DI2 </w:t>
      </w:r>
      <w:r w:rsidRPr="00460345">
        <w:rPr>
          <w:rFonts w:ascii="Calibri" w:hAnsi="Calibri"/>
          <w:sz w:val="20"/>
          <w:szCs w:val="20"/>
        </w:rPr>
        <w:t xml:space="preserve">to SCCM </w:t>
      </w:r>
      <w:r w:rsidR="00AC20CF">
        <w:rPr>
          <w:rFonts w:ascii="Calibri" w:hAnsi="Calibri"/>
          <w:sz w:val="20"/>
          <w:szCs w:val="20"/>
        </w:rPr>
        <w:t xml:space="preserve">packages </w:t>
      </w:r>
      <w:r w:rsidRPr="00460345">
        <w:rPr>
          <w:rFonts w:ascii="Calibri" w:hAnsi="Calibri"/>
          <w:sz w:val="20"/>
          <w:szCs w:val="20"/>
        </w:rPr>
        <w:t xml:space="preserve">for </w:t>
      </w:r>
      <w:r>
        <w:rPr>
          <w:rFonts w:ascii="Calibri" w:hAnsi="Calibri"/>
          <w:sz w:val="20"/>
          <w:szCs w:val="20"/>
        </w:rPr>
        <w:t>testing</w:t>
      </w:r>
      <w:r w:rsidR="00C07EA9">
        <w:rPr>
          <w:rFonts w:ascii="Calibri" w:hAnsi="Calibri"/>
          <w:sz w:val="20"/>
          <w:szCs w:val="20"/>
        </w:rPr>
        <w:t xml:space="preserve"> (UAT) environment</w:t>
      </w:r>
      <w:r>
        <w:rPr>
          <w:rFonts w:ascii="Calibri" w:hAnsi="Calibri"/>
          <w:sz w:val="20"/>
          <w:szCs w:val="20"/>
        </w:rPr>
        <w:t xml:space="preserve">, pre-production testing, and </w:t>
      </w:r>
      <w:r w:rsidRPr="00460345">
        <w:rPr>
          <w:rFonts w:ascii="Calibri" w:hAnsi="Calibri"/>
          <w:sz w:val="20"/>
          <w:szCs w:val="20"/>
        </w:rPr>
        <w:t>production environments.</w:t>
      </w:r>
      <w:r>
        <w:rPr>
          <w:rFonts w:ascii="Calibri" w:hAnsi="Calibri"/>
          <w:sz w:val="20"/>
          <w:szCs w:val="20"/>
        </w:rPr>
        <w:t xml:space="preserve"> I was responsible for the migration, testing and promotion of SCCM packages to production </w:t>
      </w:r>
      <w:r w:rsidR="00F4709B">
        <w:rPr>
          <w:rFonts w:ascii="Calibri" w:hAnsi="Calibri"/>
          <w:sz w:val="20"/>
          <w:szCs w:val="20"/>
        </w:rPr>
        <w:t xml:space="preserve">environments. I’m currently one of the leads in the </w:t>
      </w:r>
      <w:r w:rsidR="00F4709B">
        <w:rPr>
          <w:rFonts w:ascii="Calibri" w:hAnsi="Calibri"/>
          <w:sz w:val="20"/>
          <w:szCs w:val="20"/>
        </w:rPr>
        <w:lastRenderedPageBreak/>
        <w:t xml:space="preserve">NBS to </w:t>
      </w:r>
      <w:r w:rsidR="00A133F2">
        <w:rPr>
          <w:rFonts w:ascii="Calibri" w:hAnsi="Calibri"/>
          <w:sz w:val="20"/>
          <w:szCs w:val="20"/>
        </w:rPr>
        <w:t>NAM</w:t>
      </w:r>
      <w:r w:rsidR="00F4709B">
        <w:rPr>
          <w:rFonts w:ascii="Calibri" w:hAnsi="Calibri"/>
          <w:sz w:val="20"/>
          <w:szCs w:val="20"/>
        </w:rPr>
        <w:t xml:space="preserve"> migration which includes on premise and Microsoft Azure hybrid environments.</w:t>
      </w:r>
      <w:r w:rsidR="004D5335">
        <w:rPr>
          <w:rFonts w:ascii="Calibri" w:hAnsi="Calibri"/>
          <w:sz w:val="20"/>
          <w:szCs w:val="20"/>
        </w:rPr>
        <w:t xml:space="preserve"> I utilized additional DEV/OPS tools to promote applications to multiple environments such </w:t>
      </w:r>
      <w:r w:rsidR="00B96F60">
        <w:rPr>
          <w:rFonts w:ascii="Calibri" w:hAnsi="Calibri"/>
          <w:sz w:val="20"/>
          <w:szCs w:val="20"/>
        </w:rPr>
        <w:t>using</w:t>
      </w:r>
      <w:r w:rsidR="004D5335">
        <w:rPr>
          <w:rFonts w:ascii="Calibri" w:hAnsi="Calibri"/>
          <w:sz w:val="20"/>
          <w:szCs w:val="20"/>
        </w:rPr>
        <w:t xml:space="preserve"> Jenkins</w:t>
      </w:r>
      <w:r w:rsidR="00B96F60">
        <w:rPr>
          <w:rFonts w:ascii="Calibri" w:hAnsi="Calibri"/>
          <w:sz w:val="20"/>
          <w:szCs w:val="20"/>
        </w:rPr>
        <w:t xml:space="preserve"> application.</w:t>
      </w:r>
      <w:r w:rsidR="00A133F2">
        <w:rPr>
          <w:rFonts w:ascii="Calibri" w:hAnsi="Calibri"/>
          <w:sz w:val="20"/>
          <w:szCs w:val="20"/>
        </w:rPr>
        <w:t xml:space="preserve"> </w:t>
      </w:r>
      <w:r w:rsidR="009A53B9">
        <w:rPr>
          <w:rFonts w:ascii="Calibri" w:hAnsi="Calibri"/>
          <w:sz w:val="20"/>
          <w:szCs w:val="20"/>
        </w:rPr>
        <w:t>I also performed Active Directory AD,</w:t>
      </w:r>
      <w:r w:rsidR="00E027A4">
        <w:rPr>
          <w:rFonts w:ascii="Calibri" w:hAnsi="Calibri"/>
          <w:sz w:val="20"/>
          <w:szCs w:val="20"/>
        </w:rPr>
        <w:t xml:space="preserve"> and Group policy</w:t>
      </w:r>
      <w:r w:rsidR="009A53B9">
        <w:rPr>
          <w:rFonts w:ascii="Calibri" w:hAnsi="Calibri"/>
          <w:sz w:val="20"/>
          <w:szCs w:val="20"/>
        </w:rPr>
        <w:t xml:space="preserve"> </w:t>
      </w:r>
      <w:r w:rsidR="00111092">
        <w:rPr>
          <w:rFonts w:ascii="Calibri" w:hAnsi="Calibri"/>
          <w:sz w:val="20"/>
          <w:szCs w:val="20"/>
        </w:rPr>
        <w:t xml:space="preserve">GPO </w:t>
      </w:r>
      <w:r w:rsidR="009A53B9">
        <w:rPr>
          <w:rFonts w:ascii="Calibri" w:hAnsi="Calibri"/>
          <w:sz w:val="20"/>
          <w:szCs w:val="20"/>
        </w:rPr>
        <w:t>analysis</w:t>
      </w:r>
      <w:r w:rsidR="00E027A4">
        <w:rPr>
          <w:rFonts w:ascii="Calibri" w:hAnsi="Calibri"/>
          <w:sz w:val="20"/>
          <w:szCs w:val="20"/>
        </w:rPr>
        <w:t xml:space="preserve">. This involved </w:t>
      </w:r>
      <w:r w:rsidR="00111092">
        <w:rPr>
          <w:rFonts w:ascii="Calibri" w:hAnsi="Calibri"/>
          <w:sz w:val="20"/>
          <w:szCs w:val="20"/>
        </w:rPr>
        <w:t>analyzing the AD</w:t>
      </w:r>
      <w:r w:rsidR="00131374">
        <w:rPr>
          <w:rFonts w:ascii="Calibri" w:hAnsi="Calibri"/>
          <w:sz w:val="20"/>
          <w:szCs w:val="20"/>
        </w:rPr>
        <w:t xml:space="preserve"> permissions</w:t>
      </w:r>
      <w:r w:rsidR="009A53B9">
        <w:rPr>
          <w:rFonts w:ascii="Calibri" w:hAnsi="Calibri"/>
          <w:sz w:val="20"/>
          <w:szCs w:val="20"/>
        </w:rPr>
        <w:t xml:space="preserve"> </w:t>
      </w:r>
      <w:r w:rsidR="00111092">
        <w:rPr>
          <w:rFonts w:ascii="Calibri" w:hAnsi="Calibri"/>
          <w:sz w:val="20"/>
          <w:szCs w:val="20"/>
        </w:rPr>
        <w:t xml:space="preserve">and </w:t>
      </w:r>
      <w:r w:rsidR="005B6AD9">
        <w:rPr>
          <w:rFonts w:ascii="Calibri" w:hAnsi="Calibri"/>
          <w:sz w:val="20"/>
          <w:szCs w:val="20"/>
        </w:rPr>
        <w:t xml:space="preserve">over 16,000 </w:t>
      </w:r>
      <w:r w:rsidR="00111092">
        <w:rPr>
          <w:rFonts w:ascii="Calibri" w:hAnsi="Calibri"/>
          <w:sz w:val="20"/>
          <w:szCs w:val="20"/>
        </w:rPr>
        <w:t>GPO</w:t>
      </w:r>
      <w:r w:rsidR="00131374">
        <w:rPr>
          <w:rFonts w:ascii="Calibri" w:hAnsi="Calibri"/>
          <w:sz w:val="20"/>
          <w:szCs w:val="20"/>
        </w:rPr>
        <w:t>’s</w:t>
      </w:r>
      <w:r w:rsidR="005B6AD9">
        <w:rPr>
          <w:rFonts w:ascii="Calibri" w:hAnsi="Calibri"/>
          <w:sz w:val="20"/>
          <w:szCs w:val="20"/>
        </w:rPr>
        <w:t xml:space="preserve">. To determine </w:t>
      </w:r>
      <w:r w:rsidR="00326B00">
        <w:rPr>
          <w:rFonts w:ascii="Calibri" w:hAnsi="Calibri"/>
          <w:sz w:val="20"/>
          <w:szCs w:val="20"/>
        </w:rPr>
        <w:t xml:space="preserve">the impact of </w:t>
      </w:r>
      <w:r w:rsidR="00117BF3">
        <w:rPr>
          <w:rFonts w:ascii="Calibri" w:hAnsi="Calibri"/>
          <w:sz w:val="20"/>
          <w:szCs w:val="20"/>
        </w:rPr>
        <w:t>GPO reduction and creation for the new domain</w:t>
      </w:r>
      <w:r w:rsidR="00AC4E54">
        <w:rPr>
          <w:rFonts w:ascii="Calibri" w:hAnsi="Calibri"/>
          <w:sz w:val="20"/>
          <w:szCs w:val="20"/>
        </w:rPr>
        <w:t xml:space="preserve"> G</w:t>
      </w:r>
      <w:r w:rsidR="00F14A22">
        <w:rPr>
          <w:rFonts w:ascii="Calibri" w:hAnsi="Calibri"/>
          <w:sz w:val="20"/>
          <w:szCs w:val="20"/>
        </w:rPr>
        <w:t>roup Policies.</w:t>
      </w:r>
      <w:r w:rsidR="00643C13">
        <w:rPr>
          <w:rFonts w:ascii="Calibri" w:hAnsi="Calibri"/>
          <w:sz w:val="20"/>
          <w:szCs w:val="20"/>
        </w:rPr>
        <w:t xml:space="preserve"> There were other projects that I </w:t>
      </w:r>
      <w:r w:rsidR="007B5852">
        <w:rPr>
          <w:rFonts w:ascii="Calibri" w:hAnsi="Calibri"/>
          <w:sz w:val="20"/>
          <w:szCs w:val="20"/>
        </w:rPr>
        <w:t xml:space="preserve">was </w:t>
      </w:r>
      <w:r w:rsidR="00065CB5">
        <w:rPr>
          <w:rFonts w:ascii="Calibri" w:hAnsi="Calibri"/>
          <w:sz w:val="20"/>
          <w:szCs w:val="20"/>
        </w:rPr>
        <w:t>responsible for</w:t>
      </w:r>
      <w:r w:rsidR="00870389">
        <w:rPr>
          <w:rFonts w:ascii="Calibri" w:hAnsi="Calibri"/>
          <w:sz w:val="20"/>
          <w:szCs w:val="20"/>
        </w:rPr>
        <w:t xml:space="preserve"> </w:t>
      </w:r>
      <w:r w:rsidR="007B5852">
        <w:rPr>
          <w:rFonts w:ascii="Calibri" w:hAnsi="Calibri"/>
          <w:sz w:val="20"/>
          <w:szCs w:val="20"/>
        </w:rPr>
        <w:t xml:space="preserve">application and hardware </w:t>
      </w:r>
      <w:r w:rsidR="009F68E7">
        <w:rPr>
          <w:rFonts w:ascii="Calibri" w:hAnsi="Calibri"/>
          <w:sz w:val="20"/>
          <w:szCs w:val="20"/>
        </w:rPr>
        <w:t xml:space="preserve">integration such as Glory </w:t>
      </w:r>
      <w:proofErr w:type="spellStart"/>
      <w:r w:rsidR="009F68E7">
        <w:rPr>
          <w:rFonts w:ascii="Calibri" w:hAnsi="Calibri"/>
          <w:sz w:val="20"/>
          <w:szCs w:val="20"/>
        </w:rPr>
        <w:t>CashA</w:t>
      </w:r>
      <w:r w:rsidR="00BE2E68">
        <w:rPr>
          <w:rFonts w:ascii="Calibri" w:hAnsi="Calibri"/>
          <w:sz w:val="20"/>
          <w:szCs w:val="20"/>
        </w:rPr>
        <w:t>pp</w:t>
      </w:r>
      <w:proofErr w:type="spellEnd"/>
      <w:r w:rsidR="00BE2E68">
        <w:rPr>
          <w:rFonts w:ascii="Calibri" w:hAnsi="Calibri"/>
          <w:sz w:val="20"/>
          <w:szCs w:val="20"/>
        </w:rPr>
        <w:t xml:space="preserve"> Manager application.</w:t>
      </w:r>
    </w:p>
    <w:p w14:paraId="1525C07A" w14:textId="245CBE30" w:rsidR="00863BE3" w:rsidRDefault="00DB117C" w:rsidP="00F83939">
      <w:pPr>
        <w:pStyle w:val="ListParagraph"/>
        <w:numPr>
          <w:ilvl w:val="0"/>
          <w:numId w:val="20"/>
        </w:numPr>
        <w:spacing w:line="240" w:lineRule="atLeast"/>
        <w:rPr>
          <w:sz w:val="20"/>
          <w:szCs w:val="20"/>
        </w:rPr>
      </w:pPr>
      <w:r>
        <w:rPr>
          <w:sz w:val="20"/>
          <w:szCs w:val="20"/>
        </w:rPr>
        <w:t xml:space="preserve">        </w:t>
      </w:r>
      <w:r w:rsidR="00325BD6">
        <w:rPr>
          <w:sz w:val="20"/>
          <w:szCs w:val="20"/>
        </w:rPr>
        <w:t>I led</w:t>
      </w:r>
      <w:r w:rsidR="00F83939" w:rsidRPr="00F83939">
        <w:rPr>
          <w:sz w:val="20"/>
          <w:szCs w:val="20"/>
        </w:rPr>
        <w:t xml:space="preserve"> the migration of 30,000+ endpoints from Windows 10 to Windows 11 using SCCM Task Sequences, achieving </w:t>
      </w:r>
      <w:r w:rsidR="00863BE3">
        <w:rPr>
          <w:sz w:val="20"/>
          <w:szCs w:val="20"/>
        </w:rPr>
        <w:t xml:space="preserve">   </w:t>
      </w:r>
    </w:p>
    <w:p w14:paraId="69C91452" w14:textId="77777777" w:rsidR="00863BE3" w:rsidRDefault="00863BE3" w:rsidP="00863BE3">
      <w:pPr>
        <w:pStyle w:val="ListParagraph"/>
        <w:spacing w:line="240" w:lineRule="atLeast"/>
        <w:ind w:left="360"/>
        <w:rPr>
          <w:sz w:val="20"/>
          <w:szCs w:val="20"/>
        </w:rPr>
      </w:pPr>
      <w:r>
        <w:rPr>
          <w:sz w:val="20"/>
          <w:szCs w:val="20"/>
        </w:rPr>
        <w:t xml:space="preserve">        </w:t>
      </w:r>
      <w:r w:rsidR="00F83939" w:rsidRPr="00863BE3">
        <w:rPr>
          <w:sz w:val="20"/>
          <w:szCs w:val="20"/>
        </w:rPr>
        <w:t>a 98% success rate on initial deployment.</w:t>
      </w:r>
      <w:r>
        <w:rPr>
          <w:sz w:val="20"/>
          <w:szCs w:val="20"/>
        </w:rPr>
        <w:t xml:space="preserve"> </w:t>
      </w:r>
      <w:r w:rsidR="00F83939" w:rsidRPr="00863BE3">
        <w:rPr>
          <w:sz w:val="20"/>
          <w:szCs w:val="20"/>
        </w:rPr>
        <w:t xml:space="preserve">Designed and implemented automated PowerShell scripts for pre-migration </w:t>
      </w:r>
      <w:r>
        <w:rPr>
          <w:sz w:val="20"/>
          <w:szCs w:val="20"/>
        </w:rPr>
        <w:t xml:space="preserve">  </w:t>
      </w:r>
    </w:p>
    <w:p w14:paraId="372DDC38" w14:textId="73F6060C" w:rsidR="00565251" w:rsidRPr="00382085" w:rsidRDefault="00863BE3" w:rsidP="00382085">
      <w:pPr>
        <w:pStyle w:val="ListParagraph"/>
        <w:spacing w:line="240" w:lineRule="atLeast"/>
        <w:ind w:left="360"/>
        <w:rPr>
          <w:sz w:val="20"/>
          <w:szCs w:val="20"/>
        </w:rPr>
      </w:pPr>
      <w:r>
        <w:rPr>
          <w:sz w:val="20"/>
          <w:szCs w:val="20"/>
        </w:rPr>
        <w:t xml:space="preserve">        </w:t>
      </w:r>
      <w:r w:rsidR="00F83939" w:rsidRPr="00863BE3">
        <w:rPr>
          <w:sz w:val="20"/>
          <w:szCs w:val="20"/>
        </w:rPr>
        <w:t xml:space="preserve">checks, user data backup, and post-migration validation, reducing manual effort by </w:t>
      </w:r>
      <w:r w:rsidR="00E703B5">
        <w:rPr>
          <w:sz w:val="20"/>
          <w:szCs w:val="20"/>
        </w:rPr>
        <w:t>4</w:t>
      </w:r>
      <w:r w:rsidR="00F302F2">
        <w:rPr>
          <w:sz w:val="20"/>
          <w:szCs w:val="20"/>
        </w:rPr>
        <w:t>5</w:t>
      </w:r>
      <w:r w:rsidR="00F83939" w:rsidRPr="00863BE3">
        <w:rPr>
          <w:sz w:val="20"/>
          <w:szCs w:val="20"/>
        </w:rPr>
        <w:t>%.</w:t>
      </w:r>
      <w:r w:rsidR="002C2F0C" w:rsidRPr="00625A32">
        <w:rPr>
          <w:sz w:val="20"/>
          <w:szCs w:val="20"/>
        </w:rPr>
        <w:t xml:space="preserve"> </w:t>
      </w:r>
    </w:p>
    <w:p w14:paraId="2B266040" w14:textId="77777777" w:rsidR="004A302B" w:rsidRDefault="002C2F0C" w:rsidP="002C2D94">
      <w:pPr>
        <w:pStyle w:val="ListParagraph"/>
        <w:numPr>
          <w:ilvl w:val="0"/>
          <w:numId w:val="20"/>
        </w:numPr>
        <w:spacing w:line="240" w:lineRule="atLeast"/>
        <w:rPr>
          <w:sz w:val="20"/>
          <w:szCs w:val="20"/>
        </w:rPr>
      </w:pPr>
      <w:r>
        <w:rPr>
          <w:sz w:val="20"/>
          <w:szCs w:val="20"/>
        </w:rPr>
        <w:t xml:space="preserve">        </w:t>
      </w:r>
      <w:r w:rsidR="002C2D94" w:rsidRPr="002C2D94">
        <w:rPr>
          <w:sz w:val="20"/>
          <w:szCs w:val="20"/>
        </w:rPr>
        <w:t xml:space="preserve">Implemented Azure Security protocols including identity and access management (IAM), role-based access control (RBAC), </w:t>
      </w:r>
      <w:r w:rsidR="004A302B">
        <w:rPr>
          <w:sz w:val="20"/>
          <w:szCs w:val="20"/>
        </w:rPr>
        <w:t xml:space="preserve"> </w:t>
      </w:r>
    </w:p>
    <w:p w14:paraId="285CC631" w14:textId="2E84451F" w:rsidR="004A302B" w:rsidRDefault="004A302B" w:rsidP="004A302B">
      <w:pPr>
        <w:pStyle w:val="ListParagraph"/>
        <w:spacing w:line="240" w:lineRule="atLeast"/>
        <w:ind w:left="360"/>
        <w:rPr>
          <w:sz w:val="20"/>
          <w:szCs w:val="20"/>
        </w:rPr>
      </w:pPr>
      <w:r>
        <w:rPr>
          <w:sz w:val="20"/>
          <w:szCs w:val="20"/>
        </w:rPr>
        <w:t xml:space="preserve">        </w:t>
      </w:r>
      <w:r w:rsidR="002C2D94" w:rsidRPr="004A302B">
        <w:rPr>
          <w:sz w:val="20"/>
          <w:szCs w:val="20"/>
        </w:rPr>
        <w:t>and encryption strategies to protect sensitive data.</w:t>
      </w:r>
      <w:r w:rsidR="002C2F0C" w:rsidRPr="004A302B">
        <w:rPr>
          <w:sz w:val="20"/>
          <w:szCs w:val="20"/>
        </w:rPr>
        <w:t xml:space="preserve"> </w:t>
      </w:r>
      <w:r w:rsidR="00565251" w:rsidRPr="004A302B">
        <w:rPr>
          <w:sz w:val="20"/>
          <w:szCs w:val="20"/>
        </w:rPr>
        <w:t xml:space="preserve">Utilized hierarchical mix-modeling to assess performance within </w:t>
      </w:r>
      <w:r>
        <w:rPr>
          <w:sz w:val="20"/>
          <w:szCs w:val="20"/>
        </w:rPr>
        <w:t xml:space="preserve">  </w:t>
      </w:r>
    </w:p>
    <w:p w14:paraId="0C9AE967" w14:textId="69796E12" w:rsidR="00A07560" w:rsidRPr="004A302B" w:rsidRDefault="004A302B" w:rsidP="004A302B">
      <w:pPr>
        <w:pStyle w:val="ListParagraph"/>
        <w:spacing w:line="240" w:lineRule="atLeast"/>
        <w:ind w:left="360"/>
        <w:rPr>
          <w:sz w:val="20"/>
          <w:szCs w:val="20"/>
        </w:rPr>
      </w:pPr>
      <w:r>
        <w:rPr>
          <w:sz w:val="20"/>
          <w:szCs w:val="20"/>
        </w:rPr>
        <w:t xml:space="preserve">        </w:t>
      </w:r>
      <w:r w:rsidR="00565251" w:rsidRPr="004A302B">
        <w:rPr>
          <w:sz w:val="20"/>
          <w:szCs w:val="20"/>
        </w:rPr>
        <w:t>virtual desktop environments, providing nuanced insights</w:t>
      </w:r>
      <w:r w:rsidR="00910FD9" w:rsidRPr="004A302B">
        <w:rPr>
          <w:sz w:val="20"/>
          <w:szCs w:val="20"/>
        </w:rPr>
        <w:t xml:space="preserve"> </w:t>
      </w:r>
      <w:r w:rsidR="00565251" w:rsidRPr="004A302B">
        <w:rPr>
          <w:sz w:val="20"/>
          <w:szCs w:val="20"/>
        </w:rPr>
        <w:t>into user interactions and system performance.</w:t>
      </w:r>
    </w:p>
    <w:p w14:paraId="405DC12D" w14:textId="77777777" w:rsidR="007203D9" w:rsidRDefault="007203D9" w:rsidP="00A07560">
      <w:pPr>
        <w:pStyle w:val="ListParagraph"/>
        <w:numPr>
          <w:ilvl w:val="0"/>
          <w:numId w:val="20"/>
        </w:numPr>
        <w:spacing w:line="240" w:lineRule="atLeast"/>
        <w:rPr>
          <w:sz w:val="20"/>
          <w:szCs w:val="20"/>
        </w:rPr>
      </w:pPr>
      <w:r>
        <w:rPr>
          <w:sz w:val="20"/>
          <w:szCs w:val="20"/>
        </w:rPr>
        <w:t xml:space="preserve">        </w:t>
      </w:r>
      <w:r w:rsidR="00565251" w:rsidRPr="00A07560">
        <w:rPr>
          <w:sz w:val="20"/>
          <w:szCs w:val="20"/>
        </w:rPr>
        <w:t xml:space="preserve">Defined and executed rapid test plans with a 7-day SLA, delivering timely insights and optimizing the virtual desktop </w:t>
      </w:r>
      <w:r w:rsidR="00717479" w:rsidRPr="00A07560">
        <w:rPr>
          <w:sz w:val="20"/>
          <w:szCs w:val="20"/>
        </w:rPr>
        <w:t xml:space="preserve">        </w:t>
      </w:r>
      <w:r w:rsidR="00A07560" w:rsidRPr="00A07560">
        <w:rPr>
          <w:sz w:val="20"/>
          <w:szCs w:val="20"/>
        </w:rPr>
        <w:t xml:space="preserve">  </w:t>
      </w:r>
      <w:r>
        <w:rPr>
          <w:sz w:val="20"/>
          <w:szCs w:val="20"/>
        </w:rPr>
        <w:t xml:space="preserve">   </w:t>
      </w:r>
    </w:p>
    <w:p w14:paraId="159A0273" w14:textId="00ED431E" w:rsidR="004600C6" w:rsidRDefault="007203D9" w:rsidP="00F67D6D">
      <w:pPr>
        <w:pStyle w:val="ListParagraph"/>
        <w:spacing w:line="240" w:lineRule="atLeast"/>
        <w:ind w:left="360"/>
        <w:rPr>
          <w:sz w:val="20"/>
          <w:szCs w:val="20"/>
        </w:rPr>
      </w:pPr>
      <w:r>
        <w:rPr>
          <w:sz w:val="20"/>
          <w:szCs w:val="20"/>
        </w:rPr>
        <w:t xml:space="preserve">        </w:t>
      </w:r>
      <w:r w:rsidR="00565251" w:rsidRPr="00A07560">
        <w:rPr>
          <w:sz w:val="20"/>
          <w:szCs w:val="20"/>
        </w:rPr>
        <w:t>experience.</w:t>
      </w:r>
    </w:p>
    <w:p w14:paraId="505CAA27" w14:textId="77777777" w:rsidR="004600C6" w:rsidRDefault="004600C6" w:rsidP="00FD0303">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FD0303" w:rsidRPr="009231B9" w14:paraId="005E144F" w14:textId="77777777" w:rsidTr="00523C11">
        <w:tc>
          <w:tcPr>
            <w:tcW w:w="6480" w:type="dxa"/>
            <w:tcBorders>
              <w:top w:val="single" w:sz="4" w:space="0" w:color="2F5496"/>
              <w:left w:val="single" w:sz="4" w:space="0" w:color="2F5496"/>
              <w:bottom w:val="single" w:sz="4" w:space="0" w:color="2F5496"/>
              <w:right w:val="nil"/>
            </w:tcBorders>
            <w:shd w:val="clear" w:color="auto" w:fill="2F5496"/>
          </w:tcPr>
          <w:p w14:paraId="0DF872BD" w14:textId="77777777" w:rsidR="00FD0303" w:rsidRPr="009231B9" w:rsidRDefault="00FD0303" w:rsidP="00523C11">
            <w:pPr>
              <w:spacing w:line="240" w:lineRule="atLeast"/>
              <w:rPr>
                <w:rFonts w:ascii="Calibri" w:hAnsi="Calibri"/>
                <w:b/>
                <w:bCs/>
                <w:color w:val="FFFFFF"/>
                <w:sz w:val="20"/>
                <w:szCs w:val="20"/>
              </w:rPr>
            </w:pPr>
            <w:r>
              <w:rPr>
                <w:rFonts w:ascii="Calibri" w:hAnsi="Calibri"/>
                <w:b/>
                <w:bCs/>
                <w:color w:val="FFFFFF"/>
                <w:sz w:val="20"/>
                <w:szCs w:val="20"/>
              </w:rPr>
              <w:t xml:space="preserve">Herndon, VA Tech </w:t>
            </w:r>
            <w:r w:rsidR="004054EA">
              <w:rPr>
                <w:rFonts w:ascii="Calibri" w:hAnsi="Calibri"/>
                <w:b/>
                <w:bCs/>
                <w:color w:val="FFFFFF"/>
                <w:sz w:val="20"/>
                <w:szCs w:val="20"/>
              </w:rPr>
              <w:t>Mahindra</w:t>
            </w:r>
            <w:r>
              <w:rPr>
                <w:rFonts w:ascii="Calibri" w:hAnsi="Calibri"/>
                <w:b/>
                <w:bCs/>
                <w:color w:val="FFFFFF"/>
                <w:sz w:val="20"/>
                <w:szCs w:val="20"/>
              </w:rPr>
              <w:t xml:space="preserve"> Contract with Airbus</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0F56649A" w14:textId="77777777" w:rsidR="00FD0303" w:rsidRPr="009231B9" w:rsidRDefault="00FD0303" w:rsidP="00523C11">
            <w:pPr>
              <w:spacing w:line="240" w:lineRule="atLeast"/>
              <w:jc w:val="right"/>
              <w:rPr>
                <w:rFonts w:ascii="Calibri" w:hAnsi="Calibri"/>
                <w:b/>
                <w:bCs/>
                <w:color w:val="FFFFFF"/>
                <w:sz w:val="20"/>
                <w:szCs w:val="20"/>
              </w:rPr>
            </w:pPr>
            <w:r>
              <w:rPr>
                <w:rFonts w:ascii="Calibri" w:hAnsi="Calibri"/>
                <w:b/>
                <w:bCs/>
                <w:color w:val="FFFFFF"/>
                <w:sz w:val="20"/>
                <w:szCs w:val="20"/>
              </w:rPr>
              <w:t>August</w:t>
            </w:r>
            <w:r w:rsidRPr="005D41DD">
              <w:rPr>
                <w:rFonts w:ascii="Calibri" w:hAnsi="Calibri"/>
                <w:b/>
                <w:bCs/>
                <w:color w:val="FFFFFF"/>
                <w:sz w:val="20"/>
                <w:szCs w:val="20"/>
              </w:rPr>
              <w:t xml:space="preserve"> 2019</w:t>
            </w:r>
            <w:r w:rsidRPr="009231B9">
              <w:rPr>
                <w:rFonts w:ascii="Calibri" w:hAnsi="Calibri"/>
                <w:b/>
                <w:bCs/>
                <w:color w:val="FFFFFF"/>
                <w:sz w:val="20"/>
                <w:szCs w:val="20"/>
              </w:rPr>
              <w:t xml:space="preserve"> </w:t>
            </w:r>
            <w:r>
              <w:rPr>
                <w:rFonts w:ascii="Calibri" w:hAnsi="Calibri"/>
                <w:b/>
                <w:bCs/>
                <w:color w:val="FFFFFF"/>
                <w:sz w:val="20"/>
                <w:szCs w:val="20"/>
              </w:rPr>
              <w:t>–</w:t>
            </w:r>
            <w:r w:rsidRPr="009231B9">
              <w:rPr>
                <w:rFonts w:ascii="Calibri" w:hAnsi="Calibri"/>
                <w:b/>
                <w:bCs/>
                <w:color w:val="FFFFFF"/>
                <w:sz w:val="20"/>
                <w:szCs w:val="20"/>
              </w:rPr>
              <w:t xml:space="preserve"> </w:t>
            </w:r>
            <w:r w:rsidR="004600C6">
              <w:rPr>
                <w:rFonts w:ascii="Calibri" w:hAnsi="Calibri"/>
                <w:b/>
                <w:bCs/>
                <w:color w:val="FFFFFF"/>
                <w:sz w:val="20"/>
                <w:szCs w:val="20"/>
              </w:rPr>
              <w:t>February 2021</w:t>
            </w:r>
          </w:p>
        </w:tc>
      </w:tr>
      <w:tr w:rsidR="00FD0303" w:rsidRPr="009231B9" w14:paraId="4E226FD5" w14:textId="77777777" w:rsidTr="00523C11">
        <w:tc>
          <w:tcPr>
            <w:tcW w:w="9810" w:type="dxa"/>
            <w:gridSpan w:val="2"/>
            <w:tcBorders>
              <w:top w:val="single" w:sz="4" w:space="0" w:color="2F5496"/>
            </w:tcBorders>
            <w:shd w:val="clear" w:color="auto" w:fill="D9E2F3"/>
          </w:tcPr>
          <w:p w14:paraId="343DBC31" w14:textId="77777777" w:rsidR="00FD0303" w:rsidRPr="009231B9" w:rsidRDefault="00FD0303" w:rsidP="00523C11">
            <w:pPr>
              <w:spacing w:line="240" w:lineRule="atLeast"/>
              <w:rPr>
                <w:rFonts w:ascii="Calibri" w:hAnsi="Calibri"/>
                <w:b/>
                <w:bCs/>
                <w:sz w:val="20"/>
                <w:szCs w:val="20"/>
              </w:rPr>
            </w:pPr>
            <w:bookmarkStart w:id="3" w:name="_Hlk62071968"/>
            <w:r w:rsidRPr="00FD0303">
              <w:rPr>
                <w:rFonts w:ascii="Calibri" w:hAnsi="Calibri"/>
                <w:b/>
                <w:bCs/>
                <w:sz w:val="20"/>
                <w:szCs w:val="20"/>
              </w:rPr>
              <w:t xml:space="preserve">SCCM </w:t>
            </w:r>
            <w:r w:rsidR="00994652">
              <w:rPr>
                <w:rFonts w:ascii="Calibri" w:hAnsi="Calibri"/>
                <w:b/>
                <w:bCs/>
                <w:sz w:val="20"/>
                <w:szCs w:val="20"/>
              </w:rPr>
              <w:t>Engineer</w:t>
            </w:r>
            <w:bookmarkEnd w:id="3"/>
          </w:p>
        </w:tc>
        <w:tc>
          <w:tcPr>
            <w:tcW w:w="990" w:type="dxa"/>
            <w:tcBorders>
              <w:top w:val="single" w:sz="4" w:space="0" w:color="2F5496"/>
            </w:tcBorders>
            <w:shd w:val="clear" w:color="auto" w:fill="D9E2F3"/>
          </w:tcPr>
          <w:p w14:paraId="3F69850F" w14:textId="77777777" w:rsidR="00FD0303" w:rsidRPr="009231B9" w:rsidRDefault="00FD0303" w:rsidP="00523C11">
            <w:pPr>
              <w:spacing w:line="240" w:lineRule="atLeast"/>
              <w:rPr>
                <w:rFonts w:ascii="Calibri" w:hAnsi="Calibri"/>
                <w:b/>
                <w:sz w:val="20"/>
                <w:szCs w:val="20"/>
              </w:rPr>
            </w:pPr>
          </w:p>
        </w:tc>
      </w:tr>
    </w:tbl>
    <w:p w14:paraId="1A2920FD" w14:textId="5EB16881" w:rsidR="00FD0303" w:rsidRPr="00FD0303" w:rsidRDefault="00FD0303" w:rsidP="00FD0303">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r>
      <w:bookmarkStart w:id="4" w:name="_Hlk125468028"/>
      <w:r w:rsidR="008A2222">
        <w:rPr>
          <w:rFonts w:ascii="Calibri" w:hAnsi="Calibri"/>
          <w:sz w:val="20"/>
          <w:szCs w:val="20"/>
          <w:lang w:val="en-CA" w:eastAsia="hi-IN" w:bidi="hi-IN"/>
        </w:rPr>
        <w:t xml:space="preserve">Performed the following </w:t>
      </w:r>
      <w:r w:rsidRPr="00FD0303">
        <w:rPr>
          <w:rFonts w:ascii="Calibri" w:hAnsi="Calibri"/>
          <w:sz w:val="20"/>
          <w:szCs w:val="20"/>
          <w:lang w:val="en-CA" w:eastAsia="hi-IN" w:bidi="hi-IN"/>
        </w:rPr>
        <w:t xml:space="preserve">SCCM Administrator </w:t>
      </w:r>
      <w:r w:rsidR="008A2222">
        <w:rPr>
          <w:rFonts w:ascii="Calibri" w:hAnsi="Calibri"/>
          <w:sz w:val="20"/>
          <w:szCs w:val="20"/>
          <w:lang w:val="en-CA" w:eastAsia="hi-IN" w:bidi="hi-IN"/>
        </w:rPr>
        <w:t xml:space="preserve">duties which </w:t>
      </w:r>
      <w:r w:rsidRPr="00FD0303">
        <w:rPr>
          <w:rFonts w:ascii="Calibri" w:hAnsi="Calibri"/>
          <w:sz w:val="20"/>
          <w:szCs w:val="20"/>
          <w:lang w:val="en-CA" w:eastAsia="hi-IN" w:bidi="hi-IN"/>
        </w:rPr>
        <w:t>include all relevant tasks and activities which are necessary to accomplish the expected objectives: Work with the Front Office supporting 3500 users/workstations in Airbus, in the different business units</w:t>
      </w:r>
      <w:r w:rsidR="008A2222">
        <w:rPr>
          <w:rFonts w:ascii="Calibri" w:hAnsi="Calibri"/>
          <w:sz w:val="20"/>
          <w:szCs w:val="20"/>
          <w:lang w:val="en-CA" w:eastAsia="hi-IN" w:bidi="hi-IN"/>
        </w:rPr>
        <w:t>.</w:t>
      </w:r>
      <w:r w:rsidR="003B2F8B">
        <w:rPr>
          <w:rFonts w:ascii="Calibri" w:hAnsi="Calibri"/>
          <w:sz w:val="20"/>
          <w:szCs w:val="20"/>
          <w:lang w:val="en-CA" w:eastAsia="hi-IN" w:bidi="hi-IN"/>
        </w:rPr>
        <w:t xml:space="preserve"> </w:t>
      </w:r>
      <w:r w:rsidR="00D22B46">
        <w:rPr>
          <w:rFonts w:ascii="Calibri" w:hAnsi="Calibri"/>
          <w:sz w:val="20"/>
          <w:szCs w:val="20"/>
          <w:lang w:val="en-CA" w:eastAsia="hi-IN" w:bidi="hi-IN"/>
        </w:rPr>
        <w:t xml:space="preserve">AD Server work </w:t>
      </w:r>
      <w:r w:rsidR="00C26CC0">
        <w:rPr>
          <w:rFonts w:ascii="Calibri" w:hAnsi="Calibri"/>
          <w:sz w:val="20"/>
          <w:szCs w:val="20"/>
          <w:lang w:val="en-CA" w:eastAsia="hi-IN" w:bidi="hi-IN"/>
        </w:rPr>
        <w:t>m</w:t>
      </w:r>
      <w:r w:rsidR="003B2F8B">
        <w:rPr>
          <w:rFonts w:ascii="Calibri" w:hAnsi="Calibri"/>
          <w:sz w:val="20"/>
          <w:szCs w:val="20"/>
          <w:lang w:val="en-CA" w:eastAsia="hi-IN" w:bidi="hi-IN"/>
        </w:rPr>
        <w:t>anag</w:t>
      </w:r>
      <w:r w:rsidR="00C26CC0">
        <w:rPr>
          <w:rFonts w:ascii="Calibri" w:hAnsi="Calibri"/>
          <w:sz w:val="20"/>
          <w:szCs w:val="20"/>
          <w:lang w:val="en-CA" w:eastAsia="hi-IN" w:bidi="hi-IN"/>
        </w:rPr>
        <w:t>ing</w:t>
      </w:r>
      <w:r w:rsidR="003B2F8B">
        <w:rPr>
          <w:rFonts w:ascii="Calibri" w:hAnsi="Calibri"/>
          <w:sz w:val="20"/>
          <w:szCs w:val="20"/>
          <w:lang w:val="en-CA" w:eastAsia="hi-IN" w:bidi="hi-IN"/>
        </w:rPr>
        <w:t xml:space="preserve"> AD group policies to harden systems for compliance.</w:t>
      </w:r>
    </w:p>
    <w:p w14:paraId="36E33EE3" w14:textId="77777777" w:rsidR="00994652" w:rsidRDefault="00FD0303" w:rsidP="00994652">
      <w:pPr>
        <w:spacing w:line="240" w:lineRule="atLeast"/>
        <w:rPr>
          <w:rFonts w:ascii="Calibri" w:hAnsi="Calibri"/>
          <w:sz w:val="20"/>
          <w:szCs w:val="20"/>
          <w:lang w:val="en-CA" w:eastAsia="hi-IN" w:bidi="hi-IN"/>
        </w:rPr>
      </w:pPr>
      <w:bookmarkStart w:id="5" w:name="_Hlk125470429"/>
      <w:bookmarkEnd w:id="4"/>
      <w:r w:rsidRPr="00FD0303">
        <w:rPr>
          <w:rFonts w:ascii="Calibri" w:hAnsi="Calibri"/>
          <w:sz w:val="20"/>
          <w:szCs w:val="20"/>
          <w:lang w:val="en-CA" w:eastAsia="hi-IN" w:bidi="hi-IN"/>
        </w:rPr>
        <w:t>•</w:t>
      </w:r>
      <w:r w:rsidRPr="00FD0303">
        <w:rPr>
          <w:rFonts w:ascii="Calibri" w:hAnsi="Calibri"/>
          <w:sz w:val="20"/>
          <w:szCs w:val="20"/>
          <w:lang w:val="en-CA" w:eastAsia="hi-IN" w:bidi="hi-IN"/>
        </w:rPr>
        <w:tab/>
      </w:r>
      <w:r w:rsidR="00994652">
        <w:rPr>
          <w:rFonts w:ascii="Calibri" w:hAnsi="Calibri"/>
          <w:sz w:val="20"/>
          <w:szCs w:val="20"/>
          <w:lang w:val="en-CA" w:eastAsia="hi-IN" w:bidi="hi-IN"/>
        </w:rPr>
        <w:t>Implemented and installed SCCM 2016 server, setup distribution points, boundaries and maintained server.</w:t>
      </w:r>
    </w:p>
    <w:bookmarkEnd w:id="5"/>
    <w:p w14:paraId="46F04E0D" w14:textId="77777777" w:rsidR="00FD0303" w:rsidRPr="00FD0303" w:rsidRDefault="00994652" w:rsidP="00994652">
      <w:pPr>
        <w:spacing w:line="240" w:lineRule="atLeast"/>
        <w:rPr>
          <w:rFonts w:ascii="Calibri" w:hAnsi="Calibri"/>
          <w:sz w:val="20"/>
          <w:szCs w:val="20"/>
          <w:lang w:val="en-CA" w:eastAsia="hi-IN" w:bidi="hi-IN"/>
        </w:rPr>
      </w:pPr>
      <w:r>
        <w:rPr>
          <w:rFonts w:ascii="Calibri" w:hAnsi="Calibri"/>
          <w:sz w:val="20"/>
          <w:szCs w:val="20"/>
          <w:lang w:val="en-CA" w:eastAsia="hi-IN" w:bidi="hi-IN"/>
        </w:rPr>
        <w:t xml:space="preserve">                Created and deployed</w:t>
      </w:r>
      <w:r w:rsidR="00FD0303" w:rsidRPr="00FD0303">
        <w:rPr>
          <w:rFonts w:ascii="Calibri" w:hAnsi="Calibri"/>
          <w:sz w:val="20"/>
          <w:szCs w:val="20"/>
          <w:lang w:val="en-CA" w:eastAsia="hi-IN" w:bidi="hi-IN"/>
        </w:rPr>
        <w:t xml:space="preserve"> new </w:t>
      </w:r>
      <w:r w:rsidR="00C01D7D">
        <w:rPr>
          <w:rFonts w:ascii="Calibri" w:hAnsi="Calibri"/>
          <w:sz w:val="20"/>
          <w:szCs w:val="20"/>
          <w:lang w:val="en-CA" w:eastAsia="hi-IN" w:bidi="hi-IN"/>
        </w:rPr>
        <w:t xml:space="preserve">.Net </w:t>
      </w:r>
      <w:r w:rsidR="00FD0303" w:rsidRPr="00FD0303">
        <w:rPr>
          <w:rFonts w:ascii="Calibri" w:hAnsi="Calibri"/>
          <w:sz w:val="20"/>
          <w:szCs w:val="20"/>
          <w:lang w:val="en-CA" w:eastAsia="hi-IN" w:bidi="hi-IN"/>
        </w:rPr>
        <w:t>software packages</w:t>
      </w:r>
      <w:r>
        <w:rPr>
          <w:rFonts w:ascii="Calibri" w:hAnsi="Calibri"/>
          <w:sz w:val="20"/>
          <w:szCs w:val="20"/>
          <w:lang w:val="en-CA" w:eastAsia="hi-IN" w:bidi="hi-IN"/>
        </w:rPr>
        <w:t xml:space="preserve"> and software packages.</w:t>
      </w:r>
    </w:p>
    <w:p w14:paraId="0BEF1C6C" w14:textId="77777777" w:rsidR="00FD0303" w:rsidRPr="00FD0303" w:rsidRDefault="00FD0303" w:rsidP="00FD0303">
      <w:pPr>
        <w:spacing w:line="240" w:lineRule="atLeast"/>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Packaging of Applications when needed for distribution with SCCM Deployment</w:t>
      </w:r>
    </w:p>
    <w:p w14:paraId="6F220A96" w14:textId="77777777" w:rsidR="00FD0303" w:rsidRPr="00FD0303" w:rsidRDefault="00FD0303" w:rsidP="00FD0303">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Plan, document, test, and deploy applications, application updates and security updates for all or for determined group of users/workstations based on requirements.</w:t>
      </w:r>
    </w:p>
    <w:p w14:paraId="07FD14E8" w14:textId="77777777" w:rsidR="00FD0303" w:rsidRPr="00FD0303" w:rsidRDefault="00FD0303" w:rsidP="00FD0303">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 xml:space="preserve">Download, modify, </w:t>
      </w:r>
      <w:r w:rsidR="00E02F75" w:rsidRPr="00FD0303">
        <w:rPr>
          <w:rFonts w:ascii="Calibri" w:hAnsi="Calibri"/>
          <w:sz w:val="20"/>
          <w:szCs w:val="20"/>
          <w:lang w:val="en-CA" w:eastAsia="hi-IN" w:bidi="hi-IN"/>
        </w:rPr>
        <w:t>document,</w:t>
      </w:r>
      <w:r w:rsidRPr="00FD0303">
        <w:rPr>
          <w:rFonts w:ascii="Calibri" w:hAnsi="Calibri"/>
          <w:sz w:val="20"/>
          <w:szCs w:val="20"/>
          <w:lang w:val="en-CA" w:eastAsia="hi-IN" w:bidi="hi-IN"/>
        </w:rPr>
        <w:t xml:space="preserve"> and deploy IMAGES for various operating systems as required for Helpdesk to use. Update boot media if required. – update drivers </w:t>
      </w:r>
    </w:p>
    <w:p w14:paraId="1317B7DD" w14:textId="77777777" w:rsidR="00FD0303" w:rsidRPr="00FD0303" w:rsidRDefault="00FD0303" w:rsidP="00FD0303">
      <w:pPr>
        <w:spacing w:line="240" w:lineRule="atLeast"/>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Proper logging, documenting, classifying, resolution, or escalation of application deployment requests</w:t>
      </w:r>
    </w:p>
    <w:p w14:paraId="0FF559E0" w14:textId="77777777" w:rsidR="00FD0303" w:rsidRPr="00FD0303" w:rsidRDefault="00FD0303" w:rsidP="00FD0303">
      <w:pPr>
        <w:spacing w:line="240" w:lineRule="atLeast"/>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 xml:space="preserve">Image preparation and setup for unattended deployment. </w:t>
      </w:r>
    </w:p>
    <w:p w14:paraId="6A852544" w14:textId="5A56E7D3" w:rsidR="00EA2D61" w:rsidRPr="00EA2D61" w:rsidRDefault="00FD0303" w:rsidP="00EA2D61">
      <w:pPr>
        <w:spacing w:line="240" w:lineRule="atLeast"/>
        <w:ind w:left="720" w:hanging="720"/>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Automated re-imaging of computers based on tasks or scripts.</w:t>
      </w:r>
      <w:r w:rsidR="00994652">
        <w:rPr>
          <w:rFonts w:ascii="Calibri" w:hAnsi="Calibri"/>
          <w:sz w:val="20"/>
          <w:szCs w:val="20"/>
          <w:lang w:val="en-CA" w:eastAsia="hi-IN" w:bidi="hi-IN"/>
        </w:rPr>
        <w:t xml:space="preserve"> Maintained compliance by </w:t>
      </w:r>
      <w:r w:rsidR="005C02F8">
        <w:rPr>
          <w:rFonts w:ascii="Calibri" w:hAnsi="Calibri"/>
          <w:sz w:val="20"/>
          <w:szCs w:val="20"/>
          <w:lang w:val="en-CA" w:eastAsia="hi-IN" w:bidi="hi-IN"/>
        </w:rPr>
        <w:t>deploying</w:t>
      </w:r>
      <w:r w:rsidR="00994652">
        <w:rPr>
          <w:rFonts w:ascii="Calibri" w:hAnsi="Calibri"/>
          <w:sz w:val="20"/>
          <w:szCs w:val="20"/>
          <w:lang w:val="en-CA" w:eastAsia="hi-IN" w:bidi="hi-IN"/>
        </w:rPr>
        <w:t xml:space="preserve"> </w:t>
      </w:r>
      <w:r w:rsidR="005C02F8">
        <w:rPr>
          <w:rFonts w:ascii="Calibri" w:hAnsi="Calibri"/>
          <w:sz w:val="20"/>
          <w:szCs w:val="20"/>
          <w:lang w:val="en-CA" w:eastAsia="hi-IN" w:bidi="hi-IN"/>
        </w:rPr>
        <w:t xml:space="preserve">security </w:t>
      </w:r>
      <w:r w:rsidR="00994652">
        <w:rPr>
          <w:rFonts w:ascii="Calibri" w:hAnsi="Calibri"/>
          <w:sz w:val="20"/>
          <w:szCs w:val="20"/>
          <w:lang w:val="en-CA" w:eastAsia="hi-IN" w:bidi="hi-IN"/>
        </w:rPr>
        <w:t xml:space="preserve">patch </w:t>
      </w:r>
      <w:r w:rsidR="005C02F8">
        <w:rPr>
          <w:rFonts w:ascii="Calibri" w:hAnsi="Calibri"/>
          <w:sz w:val="20"/>
          <w:szCs w:val="20"/>
          <w:lang w:val="en-CA" w:eastAsia="hi-IN" w:bidi="hi-IN"/>
        </w:rPr>
        <w:t xml:space="preserve">and creating McAfee </w:t>
      </w:r>
      <w:r w:rsidR="00994652">
        <w:rPr>
          <w:rFonts w:ascii="Calibri" w:hAnsi="Calibri"/>
          <w:sz w:val="20"/>
          <w:szCs w:val="20"/>
          <w:lang w:val="en-CA" w:eastAsia="hi-IN" w:bidi="hi-IN"/>
        </w:rPr>
        <w:t>packages</w:t>
      </w:r>
      <w:r w:rsidR="00D15634">
        <w:rPr>
          <w:rFonts w:ascii="Calibri" w:hAnsi="Calibri"/>
          <w:sz w:val="20"/>
          <w:szCs w:val="20"/>
          <w:lang w:val="en-CA" w:eastAsia="hi-IN" w:bidi="hi-IN"/>
        </w:rPr>
        <w:t>. I also produced weekly and monthly queries in SCCM for compliance reports.</w:t>
      </w:r>
      <w:r w:rsidR="00994652">
        <w:rPr>
          <w:rFonts w:ascii="Calibri" w:hAnsi="Calibri"/>
          <w:sz w:val="20"/>
          <w:szCs w:val="20"/>
          <w:lang w:val="en-CA" w:eastAsia="hi-IN" w:bidi="hi-IN"/>
        </w:rPr>
        <w:t xml:space="preserve"> </w:t>
      </w:r>
      <w:r w:rsidR="005C02F8">
        <w:rPr>
          <w:rFonts w:ascii="Calibri" w:hAnsi="Calibri"/>
          <w:sz w:val="20"/>
          <w:szCs w:val="20"/>
          <w:lang w:val="en-CA" w:eastAsia="hi-IN" w:bidi="hi-IN"/>
        </w:rPr>
        <w:t>I</w:t>
      </w:r>
      <w:r w:rsidR="00994652">
        <w:rPr>
          <w:rFonts w:ascii="Calibri" w:hAnsi="Calibri"/>
          <w:sz w:val="20"/>
          <w:szCs w:val="20"/>
          <w:lang w:val="en-CA" w:eastAsia="hi-IN" w:bidi="hi-IN"/>
        </w:rPr>
        <w:t xml:space="preserve"> led team members in operating system deployments and migrations Windows </w:t>
      </w:r>
      <w:r w:rsidR="008552D6">
        <w:rPr>
          <w:rFonts w:ascii="Calibri" w:hAnsi="Calibri"/>
          <w:sz w:val="20"/>
          <w:szCs w:val="20"/>
          <w:lang w:val="en-CA" w:eastAsia="hi-IN" w:bidi="hi-IN"/>
        </w:rPr>
        <w:t xml:space="preserve">to </w:t>
      </w:r>
      <w:r w:rsidR="00994652">
        <w:rPr>
          <w:rFonts w:ascii="Calibri" w:hAnsi="Calibri"/>
          <w:sz w:val="20"/>
          <w:szCs w:val="20"/>
          <w:lang w:val="en-CA" w:eastAsia="hi-IN" w:bidi="hi-IN"/>
        </w:rPr>
        <w:t>10.</w:t>
      </w:r>
      <w:r w:rsidR="00EA2D61" w:rsidRPr="00EA2D61">
        <w:t xml:space="preserve"> </w:t>
      </w:r>
      <w:r w:rsidR="00EA2D61" w:rsidRPr="00EA2D61">
        <w:rPr>
          <w:rFonts w:ascii="Calibri" w:hAnsi="Calibri"/>
          <w:sz w:val="20"/>
          <w:szCs w:val="20"/>
          <w:lang w:val="en-CA" w:eastAsia="hi-IN" w:bidi="hi-IN"/>
        </w:rPr>
        <w:t>Conducted pre-migration assessments for network readiness, addressing potential bottlenecks in TCP/IP configurations.</w:t>
      </w:r>
    </w:p>
    <w:p w14:paraId="2EC67F3C" w14:textId="77777777" w:rsidR="00E55C41" w:rsidRDefault="00E55C41" w:rsidP="00E55C41">
      <w:pPr>
        <w:pStyle w:val="ListParagraph"/>
        <w:numPr>
          <w:ilvl w:val="0"/>
          <w:numId w:val="20"/>
        </w:numPr>
        <w:spacing w:line="240" w:lineRule="atLeast"/>
        <w:rPr>
          <w:sz w:val="20"/>
          <w:szCs w:val="20"/>
          <w:lang w:val="en-CA" w:eastAsia="hi-IN" w:bidi="hi-IN"/>
        </w:rPr>
      </w:pPr>
      <w:r>
        <w:rPr>
          <w:sz w:val="20"/>
          <w:szCs w:val="20"/>
          <w:lang w:val="en-CA" w:eastAsia="hi-IN" w:bidi="hi-IN"/>
        </w:rPr>
        <w:t xml:space="preserve">       </w:t>
      </w:r>
      <w:r w:rsidR="00EA2D61" w:rsidRPr="00EA2D61">
        <w:rPr>
          <w:sz w:val="20"/>
          <w:szCs w:val="20"/>
          <w:lang w:val="en-CA" w:eastAsia="hi-IN" w:bidi="hi-IN"/>
        </w:rPr>
        <w:t xml:space="preserve">Managed pilot testing for new OS deployments, identifying and resolving compatibility issues with enterprise </w:t>
      </w:r>
      <w:r>
        <w:rPr>
          <w:sz w:val="20"/>
          <w:szCs w:val="20"/>
          <w:lang w:val="en-CA" w:eastAsia="hi-IN" w:bidi="hi-IN"/>
        </w:rPr>
        <w:t xml:space="preserve">  </w:t>
      </w:r>
    </w:p>
    <w:p w14:paraId="715A5FA2" w14:textId="77777777" w:rsidR="00071B58" w:rsidRDefault="00E55C41" w:rsidP="00E55C41">
      <w:pPr>
        <w:pStyle w:val="ListParagraph"/>
        <w:spacing w:line="240" w:lineRule="atLeast"/>
        <w:ind w:left="360"/>
        <w:rPr>
          <w:sz w:val="20"/>
          <w:szCs w:val="20"/>
          <w:lang w:val="en-CA" w:eastAsia="hi-IN" w:bidi="hi-IN"/>
        </w:rPr>
      </w:pPr>
      <w:r>
        <w:rPr>
          <w:sz w:val="20"/>
          <w:szCs w:val="20"/>
          <w:lang w:val="en-CA" w:eastAsia="hi-IN" w:bidi="hi-IN"/>
        </w:rPr>
        <w:t xml:space="preserve">       </w:t>
      </w:r>
      <w:r w:rsidR="00EA2D61" w:rsidRPr="00EA2D61">
        <w:rPr>
          <w:sz w:val="20"/>
          <w:szCs w:val="20"/>
          <w:lang w:val="en-CA" w:eastAsia="hi-IN" w:bidi="hi-IN"/>
        </w:rPr>
        <w:t>applications.</w:t>
      </w:r>
      <w:r w:rsidR="00071B58">
        <w:rPr>
          <w:sz w:val="20"/>
          <w:szCs w:val="20"/>
          <w:lang w:val="en-CA" w:eastAsia="hi-IN" w:bidi="hi-IN"/>
        </w:rPr>
        <w:t xml:space="preserve"> </w:t>
      </w:r>
      <w:r w:rsidR="00EA2D61" w:rsidRPr="00E55C41">
        <w:rPr>
          <w:sz w:val="20"/>
          <w:szCs w:val="20"/>
          <w:lang w:val="en-CA" w:eastAsia="hi-IN" w:bidi="hi-IN"/>
        </w:rPr>
        <w:t xml:space="preserve">Assisted in drafting standard operating procedures (SOPs) for OS migration processes, enhancing team </w:t>
      </w:r>
      <w:r w:rsidR="00071B58">
        <w:rPr>
          <w:sz w:val="20"/>
          <w:szCs w:val="20"/>
          <w:lang w:val="en-CA" w:eastAsia="hi-IN" w:bidi="hi-IN"/>
        </w:rPr>
        <w:t xml:space="preserve"> </w:t>
      </w:r>
    </w:p>
    <w:p w14:paraId="5285AFE1" w14:textId="52F86342" w:rsidR="00FD0303" w:rsidRPr="00E55C41" w:rsidRDefault="00071B58" w:rsidP="00E55C41">
      <w:pPr>
        <w:pStyle w:val="ListParagraph"/>
        <w:spacing w:line="240" w:lineRule="atLeast"/>
        <w:ind w:left="360"/>
        <w:rPr>
          <w:sz w:val="20"/>
          <w:szCs w:val="20"/>
          <w:lang w:val="en-CA" w:eastAsia="hi-IN" w:bidi="hi-IN"/>
        </w:rPr>
      </w:pPr>
      <w:r>
        <w:rPr>
          <w:sz w:val="20"/>
          <w:szCs w:val="20"/>
          <w:lang w:val="en-CA" w:eastAsia="hi-IN" w:bidi="hi-IN"/>
        </w:rPr>
        <w:t xml:space="preserve">       </w:t>
      </w:r>
      <w:r w:rsidR="00EA2D61" w:rsidRPr="00E55C41">
        <w:rPr>
          <w:sz w:val="20"/>
          <w:szCs w:val="20"/>
          <w:lang w:val="en-CA" w:eastAsia="hi-IN" w:bidi="hi-IN"/>
        </w:rPr>
        <w:t>efficiency and knowledge transfer.</w:t>
      </w:r>
    </w:p>
    <w:p w14:paraId="6DB92BD8" w14:textId="0F843483" w:rsidR="00FD0303" w:rsidRPr="00FD0303" w:rsidRDefault="00FD0303" w:rsidP="00FD0303">
      <w:pPr>
        <w:spacing w:line="240" w:lineRule="atLeast"/>
        <w:rPr>
          <w:rFonts w:ascii="Calibri" w:hAnsi="Calibri"/>
          <w:sz w:val="20"/>
          <w:szCs w:val="20"/>
          <w:lang w:val="en-CA" w:eastAsia="hi-IN" w:bidi="hi-IN"/>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 xml:space="preserve">Maintain relationship with EU counterparts </w:t>
      </w:r>
      <w:r w:rsidR="008B22F4" w:rsidRPr="00FD0303">
        <w:rPr>
          <w:rFonts w:ascii="Calibri" w:hAnsi="Calibri"/>
          <w:sz w:val="20"/>
          <w:szCs w:val="20"/>
          <w:lang w:val="en-CA" w:eastAsia="hi-IN" w:bidi="hi-IN"/>
        </w:rPr>
        <w:t>to</w:t>
      </w:r>
      <w:r w:rsidRPr="00FD0303">
        <w:rPr>
          <w:rFonts w:ascii="Calibri" w:hAnsi="Calibri"/>
          <w:sz w:val="20"/>
          <w:szCs w:val="20"/>
          <w:lang w:val="en-CA" w:eastAsia="hi-IN" w:bidi="hi-IN"/>
        </w:rPr>
        <w:t xml:space="preserve"> be part of any modification, changes or upgrades</w:t>
      </w:r>
    </w:p>
    <w:p w14:paraId="73D3E6E4" w14:textId="77777777" w:rsidR="00901BDD" w:rsidRDefault="00FD0303" w:rsidP="00FD0303">
      <w:pPr>
        <w:spacing w:line="240" w:lineRule="atLeast"/>
        <w:ind w:left="720" w:hanging="720"/>
        <w:rPr>
          <w:rFonts w:ascii="Calibri" w:hAnsi="Calibri"/>
          <w:sz w:val="20"/>
          <w:szCs w:val="20"/>
        </w:rPr>
      </w:pPr>
      <w:r w:rsidRPr="00FD0303">
        <w:rPr>
          <w:rFonts w:ascii="Calibri" w:hAnsi="Calibri"/>
          <w:sz w:val="20"/>
          <w:szCs w:val="20"/>
          <w:lang w:val="en-CA" w:eastAsia="hi-IN" w:bidi="hi-IN"/>
        </w:rPr>
        <w:t>•</w:t>
      </w:r>
      <w:r w:rsidRPr="00FD0303">
        <w:rPr>
          <w:rFonts w:ascii="Calibri" w:hAnsi="Calibri"/>
          <w:sz w:val="20"/>
          <w:szCs w:val="20"/>
          <w:lang w:val="en-CA" w:eastAsia="hi-IN" w:bidi="hi-IN"/>
        </w:rPr>
        <w:tab/>
        <w:t>Provide customer service by properly communicating to end users any resolution, escalation or updates on existing requests or incidents.</w:t>
      </w:r>
    </w:p>
    <w:p w14:paraId="234DA88C" w14:textId="77777777" w:rsidR="00E26D5C" w:rsidRDefault="00E26D5C" w:rsidP="009231B9">
      <w:pPr>
        <w:spacing w:line="240" w:lineRule="atLeast"/>
        <w:rPr>
          <w:rFonts w:ascii="Calibri" w:hAnsi="Calibri"/>
          <w:sz w:val="20"/>
          <w:szCs w:val="20"/>
        </w:rPr>
      </w:pPr>
    </w:p>
    <w:p w14:paraId="7547D61A" w14:textId="77777777" w:rsidR="009844DE" w:rsidRPr="009231B9" w:rsidRDefault="009844DE"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E26D5C" w:rsidRPr="009231B9" w14:paraId="6E5390FE" w14:textId="77777777" w:rsidTr="00877AAA">
        <w:tc>
          <w:tcPr>
            <w:tcW w:w="6480" w:type="dxa"/>
            <w:tcBorders>
              <w:top w:val="single" w:sz="4" w:space="0" w:color="2F5496"/>
              <w:left w:val="single" w:sz="4" w:space="0" w:color="2F5496"/>
              <w:bottom w:val="single" w:sz="4" w:space="0" w:color="2F5496"/>
              <w:right w:val="nil"/>
            </w:tcBorders>
            <w:shd w:val="clear" w:color="auto" w:fill="2F5496"/>
          </w:tcPr>
          <w:p w14:paraId="5FED9C14" w14:textId="77777777" w:rsidR="00E26D5C" w:rsidRPr="009231B9" w:rsidRDefault="001D0A2F" w:rsidP="009231B9">
            <w:pPr>
              <w:spacing w:line="240" w:lineRule="atLeast"/>
              <w:rPr>
                <w:rFonts w:ascii="Calibri" w:hAnsi="Calibri"/>
                <w:b/>
                <w:bCs/>
                <w:color w:val="FFFFFF"/>
                <w:sz w:val="20"/>
                <w:szCs w:val="20"/>
              </w:rPr>
            </w:pPr>
            <w:r w:rsidRPr="009231B9">
              <w:rPr>
                <w:rFonts w:ascii="Calibri" w:hAnsi="Calibri"/>
                <w:b/>
                <w:bCs/>
                <w:color w:val="FFFFFF"/>
                <w:sz w:val="20"/>
                <w:szCs w:val="20"/>
              </w:rPr>
              <w:t>Jacksonville, FL Nivel Manufacturing LLC</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9899630" w14:textId="77777777" w:rsidR="00E26D5C" w:rsidRPr="009231B9" w:rsidRDefault="001D0A2F"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 xml:space="preserve">September 2016 </w:t>
            </w:r>
            <w:r w:rsidR="003538C7">
              <w:rPr>
                <w:rFonts w:ascii="Calibri" w:hAnsi="Calibri"/>
                <w:b/>
                <w:bCs/>
                <w:color w:val="FFFFFF"/>
                <w:sz w:val="20"/>
                <w:szCs w:val="20"/>
              </w:rPr>
              <w:t>–</w:t>
            </w:r>
            <w:r w:rsidRPr="009231B9">
              <w:rPr>
                <w:rFonts w:ascii="Calibri" w:hAnsi="Calibri"/>
                <w:b/>
                <w:bCs/>
                <w:color w:val="FFFFFF"/>
                <w:sz w:val="20"/>
                <w:szCs w:val="20"/>
              </w:rPr>
              <w:t xml:space="preserve"> </w:t>
            </w:r>
            <w:r w:rsidR="009844DE">
              <w:rPr>
                <w:rFonts w:ascii="Calibri" w:hAnsi="Calibri"/>
                <w:b/>
                <w:bCs/>
                <w:color w:val="FFFFFF"/>
                <w:sz w:val="20"/>
                <w:szCs w:val="20"/>
              </w:rPr>
              <w:t>July</w:t>
            </w:r>
            <w:r w:rsidR="003538C7">
              <w:rPr>
                <w:rFonts w:ascii="Calibri" w:hAnsi="Calibri"/>
                <w:b/>
                <w:bCs/>
                <w:color w:val="FFFFFF"/>
                <w:sz w:val="20"/>
                <w:szCs w:val="20"/>
              </w:rPr>
              <w:t xml:space="preserve"> 201</w:t>
            </w:r>
            <w:r w:rsidR="009844DE">
              <w:rPr>
                <w:rFonts w:ascii="Calibri" w:hAnsi="Calibri"/>
                <w:b/>
                <w:bCs/>
                <w:color w:val="FFFFFF"/>
                <w:sz w:val="20"/>
                <w:szCs w:val="20"/>
              </w:rPr>
              <w:t>9</w:t>
            </w:r>
          </w:p>
        </w:tc>
      </w:tr>
      <w:tr w:rsidR="00E26D5C" w:rsidRPr="009231B9" w14:paraId="0E4A86BF" w14:textId="77777777" w:rsidTr="00877AAA">
        <w:tc>
          <w:tcPr>
            <w:tcW w:w="9810" w:type="dxa"/>
            <w:gridSpan w:val="2"/>
            <w:tcBorders>
              <w:top w:val="single" w:sz="4" w:space="0" w:color="2F5496"/>
            </w:tcBorders>
            <w:shd w:val="clear" w:color="auto" w:fill="D9E2F3"/>
          </w:tcPr>
          <w:p w14:paraId="16EE4D26" w14:textId="77777777" w:rsidR="00E26D5C" w:rsidRPr="009231B9" w:rsidRDefault="001D0A2F" w:rsidP="009231B9">
            <w:pPr>
              <w:spacing w:line="240" w:lineRule="atLeast"/>
              <w:rPr>
                <w:rFonts w:ascii="Calibri" w:hAnsi="Calibri"/>
                <w:b/>
                <w:bCs/>
                <w:sz w:val="20"/>
                <w:szCs w:val="20"/>
              </w:rPr>
            </w:pPr>
            <w:r w:rsidRPr="009231B9">
              <w:rPr>
                <w:rFonts w:ascii="Calibri" w:hAnsi="Calibri"/>
                <w:b/>
                <w:bCs/>
                <w:sz w:val="20"/>
                <w:szCs w:val="20"/>
              </w:rPr>
              <w:t>IT Engineer</w:t>
            </w:r>
          </w:p>
        </w:tc>
        <w:tc>
          <w:tcPr>
            <w:tcW w:w="990" w:type="dxa"/>
            <w:tcBorders>
              <w:top w:val="single" w:sz="4" w:space="0" w:color="2F5496"/>
            </w:tcBorders>
            <w:shd w:val="clear" w:color="auto" w:fill="D9E2F3"/>
          </w:tcPr>
          <w:p w14:paraId="4F125B6F" w14:textId="77777777" w:rsidR="00E26D5C" w:rsidRPr="009231B9" w:rsidRDefault="00E26D5C" w:rsidP="009231B9">
            <w:pPr>
              <w:spacing w:line="240" w:lineRule="atLeast"/>
              <w:rPr>
                <w:rFonts w:ascii="Calibri" w:hAnsi="Calibri"/>
                <w:b/>
                <w:sz w:val="20"/>
                <w:szCs w:val="20"/>
              </w:rPr>
            </w:pPr>
          </w:p>
        </w:tc>
      </w:tr>
    </w:tbl>
    <w:p w14:paraId="5C20038F" w14:textId="77777777" w:rsidR="001D0A2F"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Lead operation team members in Windows Day to day IT Engineering tasks and projects. Cradle to the grave support of the infrastructure. Responsibilities include but are not limited to the following: Building servers, including Domain Controllers and management servers. Worked on level 2 and level 3 supporting areas of server, software, </w:t>
      </w:r>
      <w:r w:rsidR="00E02F75" w:rsidRPr="009231B9">
        <w:rPr>
          <w:rFonts w:ascii="Calibri" w:hAnsi="Calibri"/>
          <w:sz w:val="20"/>
          <w:szCs w:val="20"/>
          <w:lang w:val="en-CA" w:eastAsia="hi-IN" w:bidi="hi-IN"/>
        </w:rPr>
        <w:t>networking,</w:t>
      </w:r>
      <w:r w:rsidRPr="009231B9">
        <w:rPr>
          <w:rFonts w:ascii="Calibri" w:hAnsi="Calibri"/>
          <w:sz w:val="20"/>
          <w:szCs w:val="20"/>
          <w:lang w:val="en-CA" w:eastAsia="hi-IN" w:bidi="hi-IN"/>
        </w:rPr>
        <w:t xml:space="preserve"> and hardware support. </w:t>
      </w:r>
    </w:p>
    <w:p w14:paraId="280F92FD" w14:textId="52437A5F" w:rsidR="002B6773" w:rsidRPr="009231B9" w:rsidRDefault="00650D7A" w:rsidP="000B5A72">
      <w:pPr>
        <w:numPr>
          <w:ilvl w:val="0"/>
          <w:numId w:val="4"/>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I o</w:t>
      </w:r>
      <w:r w:rsidR="002B6773">
        <w:rPr>
          <w:rFonts w:ascii="Calibri" w:hAnsi="Calibri"/>
          <w:sz w:val="20"/>
          <w:szCs w:val="20"/>
          <w:lang w:val="en-CA" w:eastAsia="hi-IN" w:bidi="hi-IN"/>
        </w:rPr>
        <w:t>n board</w:t>
      </w:r>
      <w:r>
        <w:rPr>
          <w:rFonts w:ascii="Calibri" w:hAnsi="Calibri"/>
          <w:sz w:val="20"/>
          <w:szCs w:val="20"/>
          <w:lang w:val="en-CA" w:eastAsia="hi-IN" w:bidi="hi-IN"/>
        </w:rPr>
        <w:t>ed</w:t>
      </w:r>
      <w:r w:rsidR="002B6773">
        <w:rPr>
          <w:rFonts w:ascii="Calibri" w:hAnsi="Calibri"/>
          <w:sz w:val="20"/>
          <w:szCs w:val="20"/>
          <w:lang w:val="en-CA" w:eastAsia="hi-IN" w:bidi="hi-IN"/>
        </w:rPr>
        <w:t xml:space="preserve"> </w:t>
      </w:r>
      <w:r w:rsidR="00137D13">
        <w:rPr>
          <w:rFonts w:ascii="Calibri" w:hAnsi="Calibri"/>
          <w:sz w:val="20"/>
          <w:szCs w:val="20"/>
          <w:lang w:val="en-CA" w:eastAsia="hi-IN" w:bidi="hi-IN"/>
        </w:rPr>
        <w:t>Employ</w:t>
      </w:r>
      <w:r w:rsidR="005934B8">
        <w:rPr>
          <w:rFonts w:ascii="Calibri" w:hAnsi="Calibri"/>
          <w:sz w:val="20"/>
          <w:szCs w:val="20"/>
          <w:lang w:val="en-CA" w:eastAsia="hi-IN" w:bidi="hi-IN"/>
        </w:rPr>
        <w:t xml:space="preserve">ees with Intune </w:t>
      </w:r>
      <w:r w:rsidR="00F95569">
        <w:rPr>
          <w:rFonts w:ascii="Calibri" w:hAnsi="Calibri"/>
          <w:sz w:val="20"/>
          <w:szCs w:val="20"/>
          <w:lang w:val="en-CA" w:eastAsia="hi-IN" w:bidi="hi-IN"/>
        </w:rPr>
        <w:t>using AD join with Autopilot configuration.</w:t>
      </w:r>
      <w:r w:rsidR="009551C5">
        <w:rPr>
          <w:rFonts w:ascii="Calibri" w:hAnsi="Calibri"/>
          <w:sz w:val="20"/>
          <w:szCs w:val="20"/>
          <w:lang w:val="en-CA" w:eastAsia="hi-IN" w:bidi="hi-IN"/>
        </w:rPr>
        <w:t xml:space="preserve"> </w:t>
      </w:r>
      <w:r w:rsidR="001D1F71" w:rsidRPr="001D1F71">
        <w:rPr>
          <w:rFonts w:ascii="Calibri" w:hAnsi="Calibri"/>
          <w:sz w:val="20"/>
          <w:szCs w:val="20"/>
          <w:lang w:val="en-CA" w:eastAsia="hi-IN" w:bidi="hi-IN"/>
        </w:rPr>
        <w:t xml:space="preserve">I configured Autopilot with the necessary settings, </w:t>
      </w:r>
      <w:r w:rsidR="00A908EA">
        <w:rPr>
          <w:rFonts w:ascii="Calibri" w:hAnsi="Calibri"/>
          <w:sz w:val="20"/>
          <w:szCs w:val="20"/>
          <w:lang w:val="en-CA" w:eastAsia="hi-IN" w:bidi="hi-IN"/>
        </w:rPr>
        <w:t>such as</w:t>
      </w:r>
      <w:r w:rsidR="00534F5D">
        <w:rPr>
          <w:rFonts w:ascii="Calibri" w:hAnsi="Calibri"/>
          <w:sz w:val="20"/>
          <w:szCs w:val="20"/>
          <w:lang w:val="en-CA" w:eastAsia="hi-IN" w:bidi="hi-IN"/>
        </w:rPr>
        <w:t xml:space="preserve"> </w:t>
      </w:r>
      <w:r w:rsidR="006B0421" w:rsidRPr="006B0421">
        <w:rPr>
          <w:rFonts w:ascii="Calibri" w:hAnsi="Calibri"/>
          <w:sz w:val="20"/>
          <w:szCs w:val="20"/>
          <w:lang w:val="en-CA" w:eastAsia="hi-IN" w:bidi="hi-IN"/>
        </w:rPr>
        <w:t>branding, pre-installed applications, and configuration policies.</w:t>
      </w:r>
      <w:r w:rsidR="007D4E99">
        <w:rPr>
          <w:rFonts w:ascii="Calibri" w:hAnsi="Calibri"/>
          <w:sz w:val="20"/>
          <w:szCs w:val="20"/>
          <w:lang w:val="en-CA" w:eastAsia="hi-IN" w:bidi="hi-IN"/>
        </w:rPr>
        <w:t xml:space="preserve"> </w:t>
      </w:r>
      <w:r w:rsidR="00B82D34" w:rsidRPr="00B82D34">
        <w:rPr>
          <w:rFonts w:ascii="Calibri" w:hAnsi="Calibri"/>
          <w:sz w:val="20"/>
          <w:szCs w:val="20"/>
          <w:lang w:val="en-CA" w:eastAsia="hi-IN" w:bidi="hi-IN"/>
        </w:rPr>
        <w:t>I performed Intune Enrollment</w:t>
      </w:r>
      <w:r w:rsidR="007857BF">
        <w:rPr>
          <w:rFonts w:ascii="Calibri" w:hAnsi="Calibri"/>
          <w:sz w:val="20"/>
          <w:szCs w:val="20"/>
          <w:lang w:val="en-CA" w:eastAsia="hi-IN" w:bidi="hi-IN"/>
        </w:rPr>
        <w:t xml:space="preserve">, </w:t>
      </w:r>
      <w:r w:rsidR="004E197D">
        <w:rPr>
          <w:rFonts w:ascii="Calibri" w:hAnsi="Calibri"/>
          <w:sz w:val="20"/>
          <w:szCs w:val="20"/>
          <w:lang w:val="en-CA" w:eastAsia="hi-IN" w:bidi="hi-IN"/>
        </w:rPr>
        <w:t>Intune Enrollment</w:t>
      </w:r>
      <w:r w:rsidR="00BC3B0B">
        <w:rPr>
          <w:rFonts w:ascii="Calibri" w:hAnsi="Calibri"/>
          <w:sz w:val="20"/>
          <w:szCs w:val="20"/>
          <w:lang w:val="en-CA" w:eastAsia="hi-IN" w:bidi="hi-IN"/>
        </w:rPr>
        <w:t xml:space="preserve">, </w:t>
      </w:r>
      <w:r w:rsidR="00642678">
        <w:rPr>
          <w:rFonts w:ascii="Calibri" w:hAnsi="Calibri"/>
          <w:sz w:val="20"/>
          <w:szCs w:val="20"/>
          <w:lang w:val="en-CA" w:eastAsia="hi-IN" w:bidi="hi-IN"/>
        </w:rPr>
        <w:t xml:space="preserve">and </w:t>
      </w:r>
      <w:r w:rsidR="003867F8">
        <w:rPr>
          <w:rFonts w:ascii="Calibri" w:hAnsi="Calibri"/>
          <w:sz w:val="20"/>
          <w:szCs w:val="20"/>
          <w:lang w:val="en-CA" w:eastAsia="hi-IN" w:bidi="hi-IN"/>
        </w:rPr>
        <w:t>Application Deploy</w:t>
      </w:r>
      <w:r w:rsidR="00642678">
        <w:rPr>
          <w:rFonts w:ascii="Calibri" w:hAnsi="Calibri"/>
          <w:sz w:val="20"/>
          <w:szCs w:val="20"/>
          <w:lang w:val="en-CA" w:eastAsia="hi-IN" w:bidi="hi-IN"/>
        </w:rPr>
        <w:t xml:space="preserve">ment when onboarding </w:t>
      </w:r>
      <w:r w:rsidR="004E197D">
        <w:rPr>
          <w:rFonts w:ascii="Calibri" w:hAnsi="Calibri"/>
          <w:sz w:val="20"/>
          <w:szCs w:val="20"/>
          <w:lang w:val="en-CA" w:eastAsia="hi-IN" w:bidi="hi-IN"/>
        </w:rPr>
        <w:t>end</w:t>
      </w:r>
      <w:r w:rsidR="00A769B0">
        <w:rPr>
          <w:rFonts w:ascii="Calibri" w:hAnsi="Calibri"/>
          <w:sz w:val="20"/>
          <w:szCs w:val="20"/>
          <w:lang w:val="en-CA" w:eastAsia="hi-IN" w:bidi="hi-IN"/>
        </w:rPr>
        <w:t xml:space="preserve"> users </w:t>
      </w:r>
      <w:r w:rsidR="00F34BED">
        <w:rPr>
          <w:rFonts w:ascii="Calibri" w:hAnsi="Calibri"/>
          <w:sz w:val="20"/>
          <w:szCs w:val="20"/>
          <w:lang w:val="en-CA" w:eastAsia="hi-IN" w:bidi="hi-IN"/>
        </w:rPr>
        <w:t xml:space="preserve">in Intune. </w:t>
      </w:r>
      <w:r w:rsidR="00022B3F">
        <w:rPr>
          <w:rFonts w:ascii="Calibri" w:hAnsi="Calibri"/>
          <w:sz w:val="20"/>
          <w:szCs w:val="20"/>
          <w:lang w:val="en-CA" w:eastAsia="hi-IN" w:bidi="hi-IN"/>
        </w:rPr>
        <w:t xml:space="preserve">I </w:t>
      </w:r>
      <w:r w:rsidR="00875190" w:rsidRPr="00875190">
        <w:rPr>
          <w:rFonts w:ascii="Calibri" w:hAnsi="Calibri"/>
          <w:sz w:val="20"/>
          <w:szCs w:val="20"/>
          <w:lang w:val="en-CA" w:eastAsia="hi-IN" w:bidi="hi-IN"/>
        </w:rPr>
        <w:t>deploy</w:t>
      </w:r>
      <w:r w:rsidR="00875190">
        <w:rPr>
          <w:rFonts w:ascii="Calibri" w:hAnsi="Calibri"/>
          <w:sz w:val="20"/>
          <w:szCs w:val="20"/>
          <w:lang w:val="en-CA" w:eastAsia="hi-IN" w:bidi="hi-IN"/>
        </w:rPr>
        <w:t>ed</w:t>
      </w:r>
      <w:r w:rsidR="00875190" w:rsidRPr="00875190">
        <w:rPr>
          <w:rFonts w:ascii="Calibri" w:hAnsi="Calibri"/>
          <w:sz w:val="20"/>
          <w:szCs w:val="20"/>
          <w:lang w:val="en-CA" w:eastAsia="hi-IN" w:bidi="hi-IN"/>
        </w:rPr>
        <w:t xml:space="preserve"> required applications and configurations to the device based on the </w:t>
      </w:r>
      <w:r w:rsidR="008C1EB8" w:rsidRPr="008C1EB8">
        <w:rPr>
          <w:rFonts w:ascii="Calibri" w:hAnsi="Calibri"/>
          <w:sz w:val="20"/>
          <w:szCs w:val="20"/>
          <w:lang w:val="en-CA" w:eastAsia="hi-IN" w:bidi="hi-IN"/>
        </w:rPr>
        <w:t xml:space="preserve">defined </w:t>
      </w:r>
      <w:r w:rsidR="00875190" w:rsidRPr="00875190">
        <w:rPr>
          <w:rFonts w:ascii="Calibri" w:hAnsi="Calibri"/>
          <w:sz w:val="20"/>
          <w:szCs w:val="20"/>
          <w:lang w:val="en-CA" w:eastAsia="hi-IN" w:bidi="hi-IN"/>
        </w:rPr>
        <w:t>policies. This include</w:t>
      </w:r>
      <w:r w:rsidR="008C1EB8">
        <w:rPr>
          <w:rFonts w:ascii="Calibri" w:hAnsi="Calibri"/>
          <w:sz w:val="20"/>
          <w:szCs w:val="20"/>
          <w:lang w:val="en-CA" w:eastAsia="hi-IN" w:bidi="hi-IN"/>
        </w:rPr>
        <w:t>d</w:t>
      </w:r>
      <w:r w:rsidR="00875190" w:rsidRPr="00875190">
        <w:rPr>
          <w:rFonts w:ascii="Calibri" w:hAnsi="Calibri"/>
          <w:sz w:val="20"/>
          <w:szCs w:val="20"/>
          <w:lang w:val="en-CA" w:eastAsia="hi-IN" w:bidi="hi-IN"/>
        </w:rPr>
        <w:t xml:space="preserve"> </w:t>
      </w:r>
      <w:r w:rsidR="00F21A15">
        <w:rPr>
          <w:rFonts w:ascii="Calibri" w:hAnsi="Calibri"/>
          <w:sz w:val="20"/>
          <w:szCs w:val="20"/>
          <w:lang w:val="en-CA" w:eastAsia="hi-IN" w:bidi="hi-IN"/>
        </w:rPr>
        <w:t>deployment</w:t>
      </w:r>
      <w:r w:rsidR="009466D8">
        <w:rPr>
          <w:rFonts w:ascii="Calibri" w:hAnsi="Calibri"/>
          <w:sz w:val="20"/>
          <w:szCs w:val="20"/>
          <w:lang w:val="en-CA" w:eastAsia="hi-IN" w:bidi="hi-IN"/>
        </w:rPr>
        <w:t xml:space="preserve"> of </w:t>
      </w:r>
      <w:r w:rsidR="00875190" w:rsidRPr="00875190">
        <w:rPr>
          <w:rFonts w:ascii="Calibri" w:hAnsi="Calibri"/>
          <w:sz w:val="20"/>
          <w:szCs w:val="20"/>
          <w:lang w:val="en-CA" w:eastAsia="hi-IN" w:bidi="hi-IN"/>
        </w:rPr>
        <w:t xml:space="preserve">Office 365 </w:t>
      </w:r>
      <w:r w:rsidR="009466D8">
        <w:rPr>
          <w:rFonts w:ascii="Calibri" w:hAnsi="Calibri"/>
          <w:sz w:val="20"/>
          <w:szCs w:val="20"/>
          <w:lang w:val="en-CA" w:eastAsia="hi-IN" w:bidi="hi-IN"/>
        </w:rPr>
        <w:t>using PDQ Deploy</w:t>
      </w:r>
      <w:r w:rsidR="00875190" w:rsidRPr="00875190">
        <w:rPr>
          <w:rFonts w:ascii="Calibri" w:hAnsi="Calibri"/>
          <w:sz w:val="20"/>
          <w:szCs w:val="20"/>
          <w:lang w:val="en-CA" w:eastAsia="hi-IN" w:bidi="hi-IN"/>
        </w:rPr>
        <w:t>, security settings, and other business-specific applications.</w:t>
      </w:r>
      <w:r w:rsidR="002C66E2">
        <w:rPr>
          <w:rFonts w:ascii="Calibri" w:hAnsi="Calibri"/>
          <w:sz w:val="20"/>
          <w:szCs w:val="20"/>
          <w:lang w:val="en-CA" w:eastAsia="hi-IN" w:bidi="hi-IN"/>
        </w:rPr>
        <w:t xml:space="preserve"> I </w:t>
      </w:r>
      <w:r w:rsidR="002F49CB" w:rsidRPr="002F49CB">
        <w:rPr>
          <w:rFonts w:ascii="Calibri" w:hAnsi="Calibri"/>
          <w:sz w:val="20"/>
          <w:szCs w:val="20"/>
          <w:lang w:val="en-CA" w:eastAsia="hi-IN" w:bidi="hi-IN"/>
        </w:rPr>
        <w:t>help</w:t>
      </w:r>
      <w:r w:rsidR="002F49CB">
        <w:rPr>
          <w:rFonts w:ascii="Calibri" w:hAnsi="Calibri"/>
          <w:sz w:val="20"/>
          <w:szCs w:val="20"/>
          <w:lang w:val="en-CA" w:eastAsia="hi-IN" w:bidi="hi-IN"/>
        </w:rPr>
        <w:t>ed</w:t>
      </w:r>
      <w:r w:rsidR="002F49CB" w:rsidRPr="002F49CB">
        <w:rPr>
          <w:rFonts w:ascii="Calibri" w:hAnsi="Calibri"/>
          <w:sz w:val="20"/>
          <w:szCs w:val="20"/>
          <w:lang w:val="en-CA" w:eastAsia="hi-IN" w:bidi="hi-IN"/>
        </w:rPr>
        <w:t xml:space="preserve"> manage endpoint security by applying antivirus and threat protection policies, ensuring that the device is protected against potential security threats.</w:t>
      </w:r>
      <w:r w:rsidR="004F4BBE">
        <w:rPr>
          <w:rFonts w:ascii="Calibri" w:hAnsi="Calibri"/>
          <w:sz w:val="20"/>
          <w:szCs w:val="20"/>
          <w:lang w:val="en-CA" w:eastAsia="hi-IN" w:bidi="hi-IN"/>
        </w:rPr>
        <w:t xml:space="preserve"> I performed remote management</w:t>
      </w:r>
      <w:r w:rsidR="00021029">
        <w:rPr>
          <w:rFonts w:ascii="Calibri" w:hAnsi="Calibri"/>
          <w:sz w:val="20"/>
          <w:szCs w:val="20"/>
          <w:lang w:val="en-CA" w:eastAsia="hi-IN" w:bidi="hi-IN"/>
        </w:rPr>
        <w:t xml:space="preserve"> to </w:t>
      </w:r>
      <w:r w:rsidR="00021029" w:rsidRPr="00021029">
        <w:rPr>
          <w:rFonts w:ascii="Calibri" w:hAnsi="Calibri"/>
          <w:sz w:val="20"/>
          <w:szCs w:val="20"/>
          <w:lang w:val="en-CA" w:eastAsia="hi-IN" w:bidi="hi-IN"/>
        </w:rPr>
        <w:t>remotely manage and troubleshoot the device</w:t>
      </w:r>
      <w:r w:rsidR="00021029">
        <w:rPr>
          <w:rFonts w:ascii="Calibri" w:hAnsi="Calibri"/>
          <w:sz w:val="20"/>
          <w:szCs w:val="20"/>
          <w:lang w:val="en-CA" w:eastAsia="hi-IN" w:bidi="hi-IN"/>
        </w:rPr>
        <w:t>s</w:t>
      </w:r>
      <w:r w:rsidR="00021029" w:rsidRPr="00021029">
        <w:rPr>
          <w:rFonts w:ascii="Calibri" w:hAnsi="Calibri"/>
          <w:sz w:val="20"/>
          <w:szCs w:val="20"/>
          <w:lang w:val="en-CA" w:eastAsia="hi-IN" w:bidi="hi-IN"/>
        </w:rPr>
        <w:t xml:space="preserve">. </w:t>
      </w:r>
      <w:r w:rsidR="00021029">
        <w:rPr>
          <w:rFonts w:ascii="Calibri" w:hAnsi="Calibri"/>
          <w:sz w:val="20"/>
          <w:szCs w:val="20"/>
          <w:lang w:val="en-CA" w:eastAsia="hi-IN" w:bidi="hi-IN"/>
        </w:rPr>
        <w:t>I performed</w:t>
      </w:r>
      <w:r w:rsidR="00021029" w:rsidRPr="00021029">
        <w:rPr>
          <w:rFonts w:ascii="Calibri" w:hAnsi="Calibri"/>
          <w:sz w:val="20"/>
          <w:szCs w:val="20"/>
          <w:lang w:val="en-CA" w:eastAsia="hi-IN" w:bidi="hi-IN"/>
        </w:rPr>
        <w:t xml:space="preserve"> remote wipes, track</w:t>
      </w:r>
      <w:r w:rsidR="00021029">
        <w:rPr>
          <w:rFonts w:ascii="Calibri" w:hAnsi="Calibri"/>
          <w:sz w:val="20"/>
          <w:szCs w:val="20"/>
          <w:lang w:val="en-CA" w:eastAsia="hi-IN" w:bidi="hi-IN"/>
        </w:rPr>
        <w:t>ed</w:t>
      </w:r>
      <w:r w:rsidR="00021029" w:rsidRPr="00021029">
        <w:rPr>
          <w:rFonts w:ascii="Calibri" w:hAnsi="Calibri"/>
          <w:sz w:val="20"/>
          <w:szCs w:val="20"/>
          <w:lang w:val="en-CA" w:eastAsia="hi-IN" w:bidi="hi-IN"/>
        </w:rPr>
        <w:t xml:space="preserve"> device compliance, and perform other management tasks.</w:t>
      </w:r>
      <w:r w:rsidR="00817571">
        <w:rPr>
          <w:rFonts w:ascii="Calibri" w:hAnsi="Calibri"/>
          <w:sz w:val="20"/>
          <w:szCs w:val="20"/>
          <w:lang w:val="en-CA" w:eastAsia="hi-IN" w:bidi="hi-IN"/>
        </w:rPr>
        <w:t xml:space="preserve"> </w:t>
      </w:r>
      <w:r w:rsidR="00781C7E">
        <w:rPr>
          <w:rFonts w:ascii="Calibri" w:hAnsi="Calibri"/>
          <w:sz w:val="20"/>
          <w:szCs w:val="20"/>
          <w:lang w:val="en-CA" w:eastAsia="hi-IN" w:bidi="hi-IN"/>
        </w:rPr>
        <w:t xml:space="preserve">I also monitored and performed updates </w:t>
      </w:r>
      <w:r w:rsidR="00DF576C">
        <w:rPr>
          <w:rFonts w:ascii="Calibri" w:hAnsi="Calibri"/>
          <w:sz w:val="20"/>
          <w:szCs w:val="20"/>
          <w:lang w:val="en-CA" w:eastAsia="hi-IN" w:bidi="hi-IN"/>
        </w:rPr>
        <w:t>on systems to maintain compliance.</w:t>
      </w:r>
    </w:p>
    <w:p w14:paraId="53356B4D" w14:textId="10F71406" w:rsidR="001D0A2F"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lastRenderedPageBreak/>
        <w:t xml:space="preserve">Responsible for designing and implementing </w:t>
      </w:r>
      <w:r w:rsidR="00036713">
        <w:rPr>
          <w:rFonts w:ascii="Calibri" w:hAnsi="Calibri"/>
          <w:sz w:val="20"/>
          <w:szCs w:val="20"/>
          <w:lang w:val="en-CA" w:eastAsia="hi-IN" w:bidi="hi-IN"/>
        </w:rPr>
        <w:t>automation</w:t>
      </w:r>
      <w:r w:rsidRPr="009231B9">
        <w:rPr>
          <w:rFonts w:ascii="Calibri" w:hAnsi="Calibri"/>
          <w:sz w:val="20"/>
          <w:szCs w:val="20"/>
          <w:lang w:val="en-CA" w:eastAsia="hi-IN" w:bidi="hi-IN"/>
        </w:rPr>
        <w:t xml:space="preserve"> solutions using the following technologies,</w:t>
      </w:r>
      <w:r w:rsidR="00620BB7">
        <w:rPr>
          <w:rFonts w:ascii="Calibri" w:hAnsi="Calibri"/>
          <w:sz w:val="20"/>
          <w:szCs w:val="20"/>
          <w:lang w:val="en-CA" w:eastAsia="hi-IN" w:bidi="hi-IN"/>
        </w:rPr>
        <w:t xml:space="preserve"> </w:t>
      </w:r>
      <w:r w:rsidRPr="009231B9">
        <w:rPr>
          <w:rFonts w:ascii="Calibri" w:hAnsi="Calibri"/>
          <w:sz w:val="20"/>
          <w:szCs w:val="20"/>
          <w:lang w:val="en-CA" w:eastAsia="hi-IN" w:bidi="hi-IN"/>
        </w:rPr>
        <w:t xml:space="preserve">VMWare, </w:t>
      </w:r>
      <w:r w:rsidR="00586405">
        <w:rPr>
          <w:rFonts w:ascii="Calibri" w:hAnsi="Calibri"/>
          <w:sz w:val="20"/>
          <w:szCs w:val="20"/>
          <w:lang w:val="en-CA" w:eastAsia="hi-IN" w:bidi="hi-IN"/>
        </w:rPr>
        <w:t>SCVM</w:t>
      </w:r>
      <w:r w:rsidR="00D557BB">
        <w:rPr>
          <w:rFonts w:ascii="Calibri" w:hAnsi="Calibri"/>
          <w:sz w:val="20"/>
          <w:szCs w:val="20"/>
          <w:lang w:val="en-CA" w:eastAsia="hi-IN" w:bidi="hi-IN"/>
        </w:rPr>
        <w:t>M</w:t>
      </w:r>
      <w:r w:rsidR="005A3855">
        <w:rPr>
          <w:rFonts w:ascii="Calibri" w:hAnsi="Calibri"/>
          <w:sz w:val="20"/>
          <w:szCs w:val="20"/>
          <w:lang w:val="en-CA" w:eastAsia="hi-IN" w:bidi="hi-IN"/>
        </w:rPr>
        <w:t xml:space="preserve">, </w:t>
      </w:r>
      <w:r w:rsidRPr="009231B9">
        <w:rPr>
          <w:rFonts w:ascii="Calibri" w:hAnsi="Calibri"/>
          <w:sz w:val="20"/>
          <w:szCs w:val="20"/>
          <w:lang w:val="en-CA" w:eastAsia="hi-IN" w:bidi="hi-IN"/>
        </w:rPr>
        <w:t xml:space="preserve">active directory, </w:t>
      </w:r>
      <w:r w:rsidR="00DF7219" w:rsidRPr="009231B9">
        <w:rPr>
          <w:rFonts w:ascii="Calibri" w:hAnsi="Calibri"/>
          <w:sz w:val="20"/>
          <w:szCs w:val="20"/>
          <w:lang w:val="en-CA" w:eastAsia="hi-IN" w:bidi="hi-IN"/>
        </w:rPr>
        <w:t>PowerShell,</w:t>
      </w:r>
      <w:r w:rsidRPr="009231B9">
        <w:rPr>
          <w:rFonts w:ascii="Calibri" w:hAnsi="Calibri"/>
          <w:sz w:val="20"/>
          <w:szCs w:val="20"/>
          <w:lang w:val="en-CA" w:eastAsia="hi-IN" w:bidi="hi-IN"/>
        </w:rPr>
        <w:t xml:space="preserve"> and application packaging deployment tools. </w:t>
      </w:r>
    </w:p>
    <w:p w14:paraId="43624775"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Performed patch management on servers and workstations</w:t>
      </w:r>
      <w:r w:rsidR="00216390">
        <w:rPr>
          <w:rFonts w:ascii="Calibri" w:hAnsi="Calibri"/>
          <w:sz w:val="20"/>
          <w:szCs w:val="20"/>
          <w:lang w:val="en-CA" w:eastAsia="hi-IN" w:bidi="hi-IN"/>
        </w:rPr>
        <w:t xml:space="preserve"> using </w:t>
      </w:r>
      <w:proofErr w:type="spellStart"/>
      <w:r w:rsidR="00216390">
        <w:rPr>
          <w:rFonts w:ascii="Calibri" w:hAnsi="Calibri"/>
          <w:sz w:val="20"/>
          <w:szCs w:val="20"/>
          <w:lang w:val="en-CA" w:eastAsia="hi-IN" w:bidi="hi-IN"/>
        </w:rPr>
        <w:t>Solarwinds</w:t>
      </w:r>
      <w:proofErr w:type="spellEnd"/>
      <w:r w:rsidR="00216390">
        <w:rPr>
          <w:rFonts w:ascii="Calibri" w:hAnsi="Calibri"/>
          <w:sz w:val="20"/>
          <w:szCs w:val="20"/>
          <w:lang w:val="en-CA" w:eastAsia="hi-IN" w:bidi="hi-IN"/>
        </w:rPr>
        <w:t>.</w:t>
      </w:r>
    </w:p>
    <w:p w14:paraId="2C5C2F38"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Responsible for the complete systems development life cycle of projects. These projects include but not limited to disaster and recovery, active directory design and implementation, Virus implementation and support planning, server and workstation deployments. </w:t>
      </w:r>
    </w:p>
    <w:p w14:paraId="678C3768" w14:textId="77777777" w:rsidR="001D0A2F"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Collaborated with network engineering in Port Security, Cisco Router firewall configuration and administratio</w:t>
      </w:r>
      <w:r w:rsidR="00374DFE">
        <w:rPr>
          <w:rFonts w:ascii="Calibri" w:hAnsi="Calibri"/>
          <w:sz w:val="20"/>
          <w:szCs w:val="20"/>
          <w:lang w:val="en-CA" w:eastAsia="hi-IN" w:bidi="hi-IN"/>
        </w:rPr>
        <w:t>n on Cisco 2960 switches. Performing</w:t>
      </w:r>
      <w:r w:rsidRPr="009231B9">
        <w:rPr>
          <w:rFonts w:ascii="Calibri" w:hAnsi="Calibri"/>
          <w:sz w:val="20"/>
          <w:szCs w:val="20"/>
          <w:lang w:val="en-CA" w:eastAsia="hi-IN" w:bidi="hi-IN"/>
        </w:rPr>
        <w:t xml:space="preserve"> network monitoring</w:t>
      </w:r>
      <w:r w:rsidR="00374DFE">
        <w:rPr>
          <w:rFonts w:ascii="Calibri" w:hAnsi="Calibri"/>
          <w:sz w:val="20"/>
          <w:szCs w:val="20"/>
          <w:lang w:val="en-CA" w:eastAsia="hi-IN" w:bidi="hi-IN"/>
        </w:rPr>
        <w:t xml:space="preserve"> tasks using </w:t>
      </w:r>
      <w:proofErr w:type="spellStart"/>
      <w:r w:rsidR="00374DFE">
        <w:rPr>
          <w:rFonts w:ascii="Calibri" w:hAnsi="Calibri"/>
          <w:sz w:val="20"/>
          <w:szCs w:val="20"/>
          <w:lang w:val="en-CA" w:eastAsia="hi-IN" w:bidi="hi-IN"/>
        </w:rPr>
        <w:t>Solawinds</w:t>
      </w:r>
      <w:proofErr w:type="spellEnd"/>
      <w:r w:rsidRPr="009231B9">
        <w:rPr>
          <w:rFonts w:ascii="Calibri" w:hAnsi="Calibri"/>
          <w:sz w:val="20"/>
          <w:szCs w:val="20"/>
          <w:lang w:val="en-CA" w:eastAsia="hi-IN" w:bidi="hi-IN"/>
        </w:rPr>
        <w:t>.</w:t>
      </w:r>
      <w:r w:rsidR="00374DFE">
        <w:rPr>
          <w:rFonts w:ascii="Calibri" w:hAnsi="Calibri"/>
          <w:sz w:val="20"/>
          <w:szCs w:val="20"/>
          <w:lang w:val="en-CA" w:eastAsia="hi-IN" w:bidi="hi-IN"/>
        </w:rPr>
        <w:t xml:space="preserve"> </w:t>
      </w:r>
      <w:r w:rsidR="00374DFE" w:rsidRPr="00374DFE">
        <w:rPr>
          <w:rFonts w:ascii="Calibri" w:hAnsi="Calibri"/>
          <w:sz w:val="20"/>
          <w:szCs w:val="20"/>
          <w:lang w:val="en-CA" w:eastAsia="hi-IN" w:bidi="hi-IN"/>
        </w:rPr>
        <w:t>Troubleshoot and resolve network, server, workstation and software problems</w:t>
      </w:r>
      <w:r w:rsidR="00374DFE">
        <w:rPr>
          <w:rFonts w:ascii="Calibri" w:hAnsi="Calibri"/>
          <w:sz w:val="20"/>
          <w:szCs w:val="20"/>
          <w:lang w:val="en-CA" w:eastAsia="hi-IN" w:bidi="hi-IN"/>
        </w:rPr>
        <w:t xml:space="preserve"> using </w:t>
      </w:r>
      <w:r w:rsidR="00B82096">
        <w:rPr>
          <w:rFonts w:ascii="Calibri" w:hAnsi="Calibri"/>
          <w:sz w:val="20"/>
          <w:szCs w:val="20"/>
          <w:lang w:val="en-CA" w:eastAsia="hi-IN" w:bidi="hi-IN"/>
        </w:rPr>
        <w:t xml:space="preserve">the following tools: </w:t>
      </w:r>
      <w:proofErr w:type="spellStart"/>
      <w:r w:rsidR="00374DFE" w:rsidRPr="00374DFE">
        <w:rPr>
          <w:rFonts w:ascii="Calibri" w:hAnsi="Calibri"/>
          <w:sz w:val="20"/>
          <w:szCs w:val="20"/>
          <w:lang w:val="en-CA" w:eastAsia="hi-IN" w:bidi="hi-IN"/>
        </w:rPr>
        <w:t>Solarwinds</w:t>
      </w:r>
      <w:proofErr w:type="spellEnd"/>
      <w:r w:rsidR="00374DFE" w:rsidRPr="00374DFE">
        <w:rPr>
          <w:rFonts w:ascii="Calibri" w:hAnsi="Calibri"/>
          <w:sz w:val="20"/>
          <w:szCs w:val="20"/>
          <w:lang w:val="en-CA" w:eastAsia="hi-IN" w:bidi="hi-IN"/>
        </w:rPr>
        <w:t>, Nagios, Jira, Manage Engine</w:t>
      </w:r>
      <w:r w:rsidR="00374DFE">
        <w:rPr>
          <w:rFonts w:ascii="Calibri" w:hAnsi="Calibri"/>
          <w:sz w:val="20"/>
          <w:szCs w:val="20"/>
          <w:lang w:val="en-CA" w:eastAsia="hi-IN" w:bidi="hi-IN"/>
        </w:rPr>
        <w:t xml:space="preserve">. </w:t>
      </w:r>
    </w:p>
    <w:p w14:paraId="0936763D" w14:textId="77777777" w:rsidR="00374DFE" w:rsidRPr="009231B9" w:rsidRDefault="00374DFE" w:rsidP="000B5A72">
      <w:pPr>
        <w:numPr>
          <w:ilvl w:val="0"/>
          <w:numId w:val="4"/>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 xml:space="preserve">Migrated from Jira to </w:t>
      </w:r>
      <w:proofErr w:type="spellStart"/>
      <w:r>
        <w:rPr>
          <w:rFonts w:ascii="Calibri" w:hAnsi="Calibri"/>
          <w:sz w:val="20"/>
          <w:szCs w:val="20"/>
          <w:lang w:val="en-CA" w:eastAsia="hi-IN" w:bidi="hi-IN"/>
        </w:rPr>
        <w:t>Solarwinds</w:t>
      </w:r>
      <w:proofErr w:type="spellEnd"/>
      <w:r>
        <w:rPr>
          <w:rFonts w:ascii="Calibri" w:hAnsi="Calibri"/>
          <w:sz w:val="20"/>
          <w:szCs w:val="20"/>
          <w:lang w:val="en-CA" w:eastAsia="hi-IN" w:bidi="hi-IN"/>
        </w:rPr>
        <w:t xml:space="preserve"> IT Service management </w:t>
      </w:r>
      <w:r w:rsidR="008A0B91">
        <w:rPr>
          <w:rFonts w:ascii="Calibri" w:hAnsi="Calibri"/>
          <w:sz w:val="20"/>
          <w:szCs w:val="20"/>
          <w:lang w:val="en-CA" w:eastAsia="hi-IN" w:bidi="hi-IN"/>
        </w:rPr>
        <w:t xml:space="preserve">for remote access, IP monitoring and incident management. </w:t>
      </w:r>
    </w:p>
    <w:p w14:paraId="0962B364" w14:textId="77777777" w:rsidR="001D0A2F"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Setup Disaster and recovery in Microsoft Azure. I setup the servers in Azure to duplicate production environment. This setup included the configuration of MS SQL Server 2016, MS AX 2016, Windows Server 2016 Data Center which included DNS, DHCP and, file server Roles for DFS replication. This network was integrated thru our ISP and on level 3 network. </w:t>
      </w:r>
    </w:p>
    <w:p w14:paraId="5E47DC9C" w14:textId="095A21C7" w:rsidR="000E1EC3" w:rsidRPr="009231B9" w:rsidRDefault="00DA44BE" w:rsidP="000B5A72">
      <w:pPr>
        <w:numPr>
          <w:ilvl w:val="0"/>
          <w:numId w:val="4"/>
        </w:numPr>
        <w:spacing w:line="240" w:lineRule="atLeast"/>
        <w:jc w:val="both"/>
        <w:rPr>
          <w:rFonts w:ascii="Calibri" w:hAnsi="Calibri"/>
          <w:sz w:val="20"/>
          <w:szCs w:val="20"/>
          <w:lang w:val="en-CA" w:eastAsia="hi-IN" w:bidi="hi-IN"/>
        </w:rPr>
      </w:pPr>
      <w:r w:rsidRPr="00DA44BE">
        <w:rPr>
          <w:rFonts w:ascii="Calibri" w:hAnsi="Calibri"/>
          <w:sz w:val="20"/>
          <w:szCs w:val="20"/>
          <w:lang w:val="en-CA" w:eastAsia="hi-IN" w:bidi="hi-IN"/>
        </w:rPr>
        <w:t>Implemented Azure Security protocols including identity and access management (IAM), role-based access control (RBAC), and encryption strategies to protect sensitive data.</w:t>
      </w:r>
    </w:p>
    <w:p w14:paraId="2A88C3C5"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Performed security assessments, deep scans, active threat hunting, investigate and removed any threats such as malware, false positive </w:t>
      </w:r>
      <w:r w:rsidR="00E02F75" w:rsidRPr="009231B9">
        <w:rPr>
          <w:rFonts w:ascii="Calibri" w:hAnsi="Calibri"/>
          <w:sz w:val="20"/>
          <w:szCs w:val="20"/>
          <w:lang w:val="en-CA" w:eastAsia="hi-IN" w:bidi="hi-IN"/>
        </w:rPr>
        <w:t>execution,</w:t>
      </w:r>
      <w:r w:rsidRPr="009231B9">
        <w:rPr>
          <w:rFonts w:ascii="Calibri" w:hAnsi="Calibri"/>
          <w:sz w:val="20"/>
          <w:szCs w:val="20"/>
          <w:lang w:val="en-CA" w:eastAsia="hi-IN" w:bidi="hi-IN"/>
        </w:rPr>
        <w:t xml:space="preserve"> and ransomware and </w:t>
      </w:r>
      <w:r w:rsidR="00581DB7">
        <w:rPr>
          <w:rFonts w:ascii="Calibri" w:hAnsi="Calibri"/>
          <w:sz w:val="20"/>
          <w:szCs w:val="20"/>
          <w:lang w:val="en-CA" w:eastAsia="hi-IN" w:bidi="hi-IN"/>
        </w:rPr>
        <w:t>z</w:t>
      </w:r>
      <w:r w:rsidRPr="009231B9">
        <w:rPr>
          <w:rFonts w:ascii="Calibri" w:hAnsi="Calibri"/>
          <w:sz w:val="20"/>
          <w:szCs w:val="20"/>
          <w:lang w:val="en-CA" w:eastAsia="hi-IN" w:bidi="hi-IN"/>
        </w:rPr>
        <w:t>ero-day detection.</w:t>
      </w:r>
    </w:p>
    <w:p w14:paraId="5BCB1822"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Performed IT and Cyber Security Engineering vulnerability testing and risk analyses</w:t>
      </w:r>
      <w:r w:rsidR="006804AE">
        <w:rPr>
          <w:rFonts w:ascii="Calibri" w:hAnsi="Calibri"/>
          <w:sz w:val="20"/>
          <w:szCs w:val="20"/>
          <w:lang w:val="en-CA" w:eastAsia="hi-IN" w:bidi="hi-IN"/>
        </w:rPr>
        <w:t xml:space="preserve"> and creation of firewall policies</w:t>
      </w:r>
      <w:r w:rsidRPr="009231B9">
        <w:rPr>
          <w:rFonts w:ascii="Calibri" w:hAnsi="Calibri"/>
          <w:sz w:val="20"/>
          <w:szCs w:val="20"/>
          <w:lang w:val="en-CA" w:eastAsia="hi-IN" w:bidi="hi-IN"/>
        </w:rPr>
        <w:t>.</w:t>
      </w:r>
    </w:p>
    <w:p w14:paraId="1969B9B4" w14:textId="597296BE"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Develop automation scripts in PowerShell to handle and track </w:t>
      </w:r>
      <w:r w:rsidR="00D813EA" w:rsidRPr="009231B9">
        <w:rPr>
          <w:rFonts w:ascii="Calibri" w:hAnsi="Calibri"/>
          <w:sz w:val="20"/>
          <w:szCs w:val="20"/>
          <w:lang w:val="en-CA" w:eastAsia="hi-IN" w:bidi="hi-IN"/>
        </w:rPr>
        <w:t>incidents.</w:t>
      </w:r>
    </w:p>
    <w:p w14:paraId="0805F0B5" w14:textId="45966570"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Investigate intrusion incidents, and collaborated with colleagues on authentication, </w:t>
      </w:r>
      <w:r w:rsidR="00D813EA" w:rsidRPr="009231B9">
        <w:rPr>
          <w:rFonts w:ascii="Calibri" w:hAnsi="Calibri"/>
          <w:sz w:val="20"/>
          <w:szCs w:val="20"/>
          <w:lang w:val="en-CA" w:eastAsia="hi-IN" w:bidi="hi-IN"/>
        </w:rPr>
        <w:t>authorization,</w:t>
      </w:r>
      <w:r w:rsidRPr="009231B9">
        <w:rPr>
          <w:rFonts w:ascii="Calibri" w:hAnsi="Calibri"/>
          <w:sz w:val="20"/>
          <w:szCs w:val="20"/>
          <w:lang w:val="en-CA" w:eastAsia="hi-IN" w:bidi="hi-IN"/>
        </w:rPr>
        <w:t xml:space="preserve"> and encryption solutions in active directory.</w:t>
      </w:r>
    </w:p>
    <w:p w14:paraId="66EFF9B6"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Evaluate new security technologies and processes that maintained corporate compliance</w:t>
      </w:r>
    </w:p>
    <w:p w14:paraId="1F4BB088" w14:textId="77777777" w:rsidR="001D0A2F" w:rsidRPr="009231B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Implemented </w:t>
      </w:r>
      <w:proofErr w:type="spellStart"/>
      <w:r w:rsidRPr="009231B9">
        <w:rPr>
          <w:rFonts w:ascii="Calibri" w:hAnsi="Calibri"/>
          <w:sz w:val="20"/>
          <w:szCs w:val="20"/>
          <w:lang w:val="en-CA" w:eastAsia="hi-IN" w:bidi="hi-IN"/>
        </w:rPr>
        <w:t>Vipre</w:t>
      </w:r>
      <w:proofErr w:type="spellEnd"/>
      <w:r w:rsidRPr="009231B9">
        <w:rPr>
          <w:rFonts w:ascii="Calibri" w:hAnsi="Calibri"/>
          <w:sz w:val="20"/>
          <w:szCs w:val="20"/>
          <w:lang w:val="en-CA" w:eastAsia="hi-IN" w:bidi="hi-IN"/>
        </w:rPr>
        <w:t xml:space="preserve"> Endpoint Security Enterprise</w:t>
      </w:r>
    </w:p>
    <w:p w14:paraId="35C01D16" w14:textId="77777777" w:rsidR="004610D9" w:rsidRDefault="001D0A2F" w:rsidP="000B5A72">
      <w:pPr>
        <w:numPr>
          <w:ilvl w:val="0"/>
          <w:numId w:val="4"/>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Deliver health reports of system security in </w:t>
      </w:r>
      <w:proofErr w:type="spellStart"/>
      <w:r w:rsidRPr="009231B9">
        <w:rPr>
          <w:rFonts w:ascii="Calibri" w:hAnsi="Calibri"/>
          <w:sz w:val="20"/>
          <w:szCs w:val="20"/>
          <w:lang w:val="en-CA" w:eastAsia="hi-IN" w:bidi="hi-IN"/>
        </w:rPr>
        <w:t>Vipre</w:t>
      </w:r>
      <w:proofErr w:type="spellEnd"/>
      <w:r w:rsidRPr="009231B9">
        <w:rPr>
          <w:rFonts w:ascii="Calibri" w:hAnsi="Calibri"/>
          <w:sz w:val="20"/>
          <w:szCs w:val="20"/>
          <w:lang w:val="en-CA" w:eastAsia="hi-IN" w:bidi="hi-IN"/>
        </w:rPr>
        <w:t xml:space="preserve"> Endpoint management.</w:t>
      </w:r>
    </w:p>
    <w:p w14:paraId="26289A01" w14:textId="75408676" w:rsidR="00010A53" w:rsidRPr="009231B9" w:rsidRDefault="00010A53" w:rsidP="000B5A72">
      <w:pPr>
        <w:numPr>
          <w:ilvl w:val="0"/>
          <w:numId w:val="4"/>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 xml:space="preserve">Installed and configured SCCM 2012 r2 Server and DPM Server. Performed software and </w:t>
      </w:r>
      <w:r w:rsidR="005C4B49">
        <w:rPr>
          <w:rFonts w:ascii="Calibri" w:hAnsi="Calibri"/>
          <w:sz w:val="20"/>
          <w:szCs w:val="20"/>
          <w:lang w:val="en-CA" w:eastAsia="hi-IN" w:bidi="hi-IN"/>
        </w:rPr>
        <w:t>Windows 10 and Windows Server 2016</w:t>
      </w:r>
      <w:r w:rsidR="007C08BB">
        <w:rPr>
          <w:rFonts w:ascii="Calibri" w:hAnsi="Calibri"/>
          <w:sz w:val="20"/>
          <w:szCs w:val="20"/>
          <w:lang w:val="en-CA" w:eastAsia="hi-IN" w:bidi="hi-IN"/>
        </w:rPr>
        <w:t>, 2019</w:t>
      </w:r>
      <w:r w:rsidR="005C4B49">
        <w:rPr>
          <w:rFonts w:ascii="Calibri" w:hAnsi="Calibri"/>
          <w:sz w:val="20"/>
          <w:szCs w:val="20"/>
          <w:lang w:val="en-CA" w:eastAsia="hi-IN" w:bidi="hi-IN"/>
        </w:rPr>
        <w:t xml:space="preserve"> </w:t>
      </w:r>
      <w:r>
        <w:rPr>
          <w:rFonts w:ascii="Calibri" w:hAnsi="Calibri"/>
          <w:sz w:val="20"/>
          <w:szCs w:val="20"/>
          <w:lang w:val="en-CA" w:eastAsia="hi-IN" w:bidi="hi-IN"/>
        </w:rPr>
        <w:t xml:space="preserve">OS deployments using SCCM. I also performed patch management with </w:t>
      </w:r>
      <w:r w:rsidR="0027120B">
        <w:rPr>
          <w:rFonts w:ascii="Calibri" w:hAnsi="Calibri"/>
          <w:sz w:val="20"/>
          <w:szCs w:val="20"/>
          <w:lang w:val="en-CA" w:eastAsia="hi-IN" w:bidi="hi-IN"/>
        </w:rPr>
        <w:t>PDQ</w:t>
      </w:r>
      <w:r w:rsidR="00C94599">
        <w:rPr>
          <w:rFonts w:ascii="Calibri" w:hAnsi="Calibri"/>
          <w:sz w:val="20"/>
          <w:szCs w:val="20"/>
          <w:lang w:val="en-CA" w:eastAsia="hi-IN" w:bidi="hi-IN"/>
        </w:rPr>
        <w:t xml:space="preserve"> and </w:t>
      </w:r>
      <w:r>
        <w:rPr>
          <w:rFonts w:ascii="Calibri" w:hAnsi="Calibri"/>
          <w:sz w:val="20"/>
          <w:szCs w:val="20"/>
          <w:lang w:val="en-CA" w:eastAsia="hi-IN" w:bidi="hi-IN"/>
        </w:rPr>
        <w:t xml:space="preserve">SCCM 2012. </w:t>
      </w:r>
    </w:p>
    <w:p w14:paraId="7EA8D700"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305BBCE2"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2E4D1582" w14:textId="77777777" w:rsidR="004610D9" w:rsidRPr="009231B9" w:rsidRDefault="001D0A2F" w:rsidP="009231B9">
            <w:pPr>
              <w:spacing w:line="240" w:lineRule="atLeast"/>
              <w:rPr>
                <w:rFonts w:ascii="Calibri" w:hAnsi="Calibri"/>
                <w:b/>
                <w:bCs/>
                <w:color w:val="FFFFFF"/>
                <w:sz w:val="20"/>
                <w:szCs w:val="20"/>
              </w:rPr>
            </w:pPr>
            <w:r w:rsidRPr="009231B9">
              <w:rPr>
                <w:rFonts w:ascii="Calibri" w:hAnsi="Calibri"/>
                <w:b/>
                <w:bCs/>
                <w:color w:val="FFFFFF"/>
                <w:sz w:val="20"/>
                <w:szCs w:val="20"/>
              </w:rPr>
              <w:t>IBM Cloud Engineer</w:t>
            </w:r>
            <w:r w:rsidR="007F6051">
              <w:rPr>
                <w:rFonts w:ascii="Calibri" w:hAnsi="Calibri"/>
                <w:b/>
                <w:bCs/>
                <w:color w:val="FFFFFF"/>
                <w:sz w:val="20"/>
                <w:szCs w:val="20"/>
              </w:rPr>
              <w:t xml:space="preserve"> </w:t>
            </w:r>
            <w:r w:rsidR="007F6051" w:rsidRPr="007F6051">
              <w:rPr>
                <w:rFonts w:ascii="Calibri" w:hAnsi="Calibri"/>
                <w:b/>
                <w:bCs/>
                <w:color w:val="FFFFFF"/>
                <w:sz w:val="20"/>
                <w:szCs w:val="20"/>
              </w:rPr>
              <w:t>Contract with</w:t>
            </w:r>
            <w:r w:rsidR="007F6051">
              <w:rPr>
                <w:rFonts w:ascii="Calibri" w:hAnsi="Calibri"/>
                <w:b/>
                <w:bCs/>
                <w:color w:val="FFFFFF"/>
                <w:sz w:val="20"/>
                <w:szCs w:val="20"/>
              </w:rPr>
              <w:t xml:space="preserve"> Artech</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E3EF577" w14:textId="77777777" w:rsidR="004610D9" w:rsidRPr="009231B9" w:rsidRDefault="001D0A2F"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 xml:space="preserve">February </w:t>
            </w:r>
            <w:proofErr w:type="gramStart"/>
            <w:r w:rsidRPr="009231B9">
              <w:rPr>
                <w:rFonts w:ascii="Calibri" w:hAnsi="Calibri"/>
                <w:b/>
                <w:bCs/>
                <w:color w:val="FFFFFF"/>
                <w:sz w:val="20"/>
                <w:szCs w:val="20"/>
              </w:rPr>
              <w:t>2014  to</w:t>
            </w:r>
            <w:proofErr w:type="gramEnd"/>
            <w:r w:rsidRPr="009231B9">
              <w:rPr>
                <w:rFonts w:ascii="Calibri" w:hAnsi="Calibri"/>
                <w:b/>
                <w:bCs/>
                <w:color w:val="FFFFFF"/>
                <w:sz w:val="20"/>
                <w:szCs w:val="20"/>
              </w:rPr>
              <w:t xml:space="preserve"> February 2017</w:t>
            </w:r>
          </w:p>
        </w:tc>
      </w:tr>
      <w:tr w:rsidR="004610D9" w:rsidRPr="009231B9" w14:paraId="14554EA1" w14:textId="77777777" w:rsidTr="000A4EBE">
        <w:tc>
          <w:tcPr>
            <w:tcW w:w="9810" w:type="dxa"/>
            <w:gridSpan w:val="2"/>
            <w:tcBorders>
              <w:top w:val="single" w:sz="4" w:space="0" w:color="2F5496"/>
            </w:tcBorders>
            <w:shd w:val="clear" w:color="auto" w:fill="D9E2F3"/>
          </w:tcPr>
          <w:p w14:paraId="4A69FE19" w14:textId="77777777" w:rsidR="004610D9" w:rsidRPr="009231B9" w:rsidRDefault="001D0A2F" w:rsidP="009231B9">
            <w:pPr>
              <w:spacing w:line="240" w:lineRule="atLeast"/>
              <w:rPr>
                <w:rFonts w:ascii="Calibri" w:hAnsi="Calibri"/>
                <w:b/>
                <w:bCs/>
                <w:sz w:val="20"/>
                <w:szCs w:val="20"/>
              </w:rPr>
            </w:pPr>
            <w:r w:rsidRPr="009231B9">
              <w:rPr>
                <w:rFonts w:ascii="Calibri" w:hAnsi="Calibri"/>
                <w:b/>
                <w:bCs/>
                <w:sz w:val="20"/>
                <w:szCs w:val="20"/>
              </w:rPr>
              <w:t>System Engineer</w:t>
            </w:r>
          </w:p>
        </w:tc>
        <w:tc>
          <w:tcPr>
            <w:tcW w:w="990" w:type="dxa"/>
            <w:tcBorders>
              <w:top w:val="single" w:sz="4" w:space="0" w:color="2F5496"/>
            </w:tcBorders>
            <w:shd w:val="clear" w:color="auto" w:fill="D9E2F3"/>
          </w:tcPr>
          <w:p w14:paraId="5F45D04F" w14:textId="77777777" w:rsidR="004610D9" w:rsidRPr="009231B9" w:rsidRDefault="004610D9" w:rsidP="009231B9">
            <w:pPr>
              <w:spacing w:line="240" w:lineRule="atLeast"/>
              <w:rPr>
                <w:rFonts w:ascii="Calibri" w:hAnsi="Calibri"/>
                <w:b/>
                <w:sz w:val="20"/>
                <w:szCs w:val="20"/>
              </w:rPr>
            </w:pPr>
          </w:p>
        </w:tc>
      </w:tr>
    </w:tbl>
    <w:p w14:paraId="27B6277E"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Lead operation team members in Windows Engineering project tasks after I designed</w:t>
      </w:r>
      <w:r w:rsidR="00173555">
        <w:rPr>
          <w:rFonts w:ascii="Calibri" w:hAnsi="Calibri"/>
          <w:sz w:val="20"/>
          <w:szCs w:val="20"/>
          <w:lang w:val="en-CA" w:eastAsia="hi-IN" w:bidi="hi-IN"/>
        </w:rPr>
        <w:t xml:space="preserve">, </w:t>
      </w:r>
      <w:r w:rsidR="00173555" w:rsidRPr="00173555">
        <w:rPr>
          <w:rFonts w:ascii="Calibri" w:hAnsi="Calibri"/>
          <w:iCs/>
          <w:sz w:val="20"/>
          <w:szCs w:val="20"/>
          <w:lang w:eastAsia="hi-IN" w:bidi="hi-IN"/>
        </w:rPr>
        <w:t>provision</w:t>
      </w:r>
      <w:r w:rsidR="00173555">
        <w:rPr>
          <w:rFonts w:ascii="Calibri" w:hAnsi="Calibri"/>
          <w:iCs/>
          <w:sz w:val="20"/>
          <w:szCs w:val="20"/>
          <w:lang w:eastAsia="hi-IN" w:bidi="hi-IN"/>
        </w:rPr>
        <w:t>ed hardware,</w:t>
      </w:r>
      <w:r w:rsidRPr="009231B9">
        <w:rPr>
          <w:rFonts w:ascii="Calibri" w:hAnsi="Calibri"/>
          <w:sz w:val="20"/>
          <w:szCs w:val="20"/>
          <w:lang w:val="en-CA" w:eastAsia="hi-IN" w:bidi="hi-IN"/>
        </w:rPr>
        <w:t xml:space="preserve"> and implemented Window Server Technologies. Once the server was built and placed on the domain, operations department would provide support for the servers.</w:t>
      </w:r>
    </w:p>
    <w:p w14:paraId="1215DEAC" w14:textId="4E9A1D16" w:rsidR="001D0A2F" w:rsidRPr="009231B9" w:rsidRDefault="00E04878" w:rsidP="000B5A72">
      <w:pPr>
        <w:numPr>
          <w:ilvl w:val="0"/>
          <w:numId w:val="5"/>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My active Directory Server work included d</w:t>
      </w:r>
      <w:r w:rsidR="001D0A2F" w:rsidRPr="009231B9">
        <w:rPr>
          <w:rFonts w:ascii="Calibri" w:hAnsi="Calibri"/>
          <w:sz w:val="20"/>
          <w:szCs w:val="20"/>
          <w:lang w:val="en-CA" w:eastAsia="hi-IN" w:bidi="hi-IN"/>
        </w:rPr>
        <w:t xml:space="preserve">esigned, developed, tested, and implemented Active Directory Services in Windows 2008, and 2012 Server environments. Created Global Policies </w:t>
      </w:r>
      <w:proofErr w:type="gramStart"/>
      <w:r w:rsidR="001D0A2F" w:rsidRPr="009231B9">
        <w:rPr>
          <w:rFonts w:ascii="Calibri" w:hAnsi="Calibri"/>
          <w:sz w:val="20"/>
          <w:szCs w:val="20"/>
          <w:lang w:val="en-CA" w:eastAsia="hi-IN" w:bidi="hi-IN"/>
        </w:rPr>
        <w:t>GPO’s</w:t>
      </w:r>
      <w:proofErr w:type="gramEnd"/>
      <w:r w:rsidR="001D0A2F" w:rsidRPr="009231B9">
        <w:rPr>
          <w:rFonts w:ascii="Calibri" w:hAnsi="Calibri"/>
          <w:sz w:val="20"/>
          <w:szCs w:val="20"/>
          <w:lang w:val="en-CA" w:eastAsia="hi-IN" w:bidi="hi-IN"/>
        </w:rPr>
        <w:t>, and Organizational Units OU’s and applied them to users and machines to ensure IBM IT Security standards were met.</w:t>
      </w:r>
    </w:p>
    <w:p w14:paraId="6C0C346A"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Directed engineers in testing and supporting multiple infrastructure and proof of concept and production projects. </w:t>
      </w:r>
    </w:p>
    <w:p w14:paraId="2B43AEBC"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Design, </w:t>
      </w:r>
      <w:r w:rsidR="00173555" w:rsidRPr="00173555">
        <w:rPr>
          <w:rFonts w:ascii="Calibri" w:hAnsi="Calibri"/>
          <w:sz w:val="20"/>
          <w:szCs w:val="20"/>
          <w:lang w:val="en-CA" w:eastAsia="hi-IN" w:bidi="hi-IN"/>
        </w:rPr>
        <w:t>provision</w:t>
      </w:r>
      <w:r w:rsidR="00173555">
        <w:rPr>
          <w:rFonts w:ascii="Calibri" w:hAnsi="Calibri"/>
          <w:sz w:val="20"/>
          <w:szCs w:val="20"/>
          <w:lang w:val="en-CA" w:eastAsia="hi-IN" w:bidi="hi-IN"/>
        </w:rPr>
        <w:t xml:space="preserve">ed, </w:t>
      </w:r>
      <w:r w:rsidRPr="009231B9">
        <w:rPr>
          <w:rFonts w:ascii="Calibri" w:hAnsi="Calibri"/>
          <w:sz w:val="20"/>
          <w:szCs w:val="20"/>
          <w:lang w:val="en-CA" w:eastAsia="hi-IN" w:bidi="hi-IN"/>
        </w:rPr>
        <w:t>and configure over 100 servers in Soft Layer Cloud Technologies for various projects.</w:t>
      </w:r>
    </w:p>
    <w:p w14:paraId="5E932F3F"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Created user groups, accounts and provided access to engineers for various projects.</w:t>
      </w:r>
    </w:p>
    <w:p w14:paraId="4F8872A1"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Worked as a liaison with project manager in putting together project plans. Ninety eight percent of these projects were completed on time.</w:t>
      </w:r>
    </w:p>
    <w:p w14:paraId="40A27629" w14:textId="77777777"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Built Windows 2012 r2 cluster servers and Microsoft Systems Center Configuration Management (SCCM) 2012 r2 Servers both in Production Environments and Proof of concept environments. Created packages and applications in SCOM 2012. Deployed Server Tool packages and applications created in SCCM such as </w:t>
      </w:r>
      <w:proofErr w:type="spellStart"/>
      <w:r w:rsidRPr="009231B9">
        <w:rPr>
          <w:rFonts w:ascii="Calibri" w:hAnsi="Calibri"/>
          <w:sz w:val="20"/>
          <w:szCs w:val="20"/>
          <w:lang w:val="en-CA" w:eastAsia="hi-IN" w:bidi="hi-IN"/>
        </w:rPr>
        <w:t>QRadar</w:t>
      </w:r>
      <w:proofErr w:type="spellEnd"/>
      <w:r w:rsidRPr="009231B9">
        <w:rPr>
          <w:rFonts w:ascii="Calibri" w:hAnsi="Calibri"/>
          <w:sz w:val="20"/>
          <w:szCs w:val="20"/>
          <w:lang w:val="en-CA" w:eastAsia="hi-IN" w:bidi="hi-IN"/>
        </w:rPr>
        <w:t xml:space="preserve">, Trend Micro Deep Security, </w:t>
      </w:r>
      <w:proofErr w:type="spellStart"/>
      <w:r w:rsidRPr="009231B9">
        <w:rPr>
          <w:rFonts w:ascii="Calibri" w:hAnsi="Calibri"/>
          <w:sz w:val="20"/>
          <w:szCs w:val="20"/>
          <w:lang w:val="en-CA" w:eastAsia="hi-IN" w:bidi="hi-IN"/>
        </w:rPr>
        <w:t>Litespeed</w:t>
      </w:r>
      <w:proofErr w:type="spellEnd"/>
      <w:r w:rsidRPr="009231B9">
        <w:rPr>
          <w:rFonts w:ascii="Calibri" w:hAnsi="Calibri"/>
          <w:sz w:val="20"/>
          <w:szCs w:val="20"/>
          <w:lang w:val="en-CA" w:eastAsia="hi-IN" w:bidi="hi-IN"/>
        </w:rPr>
        <w:t xml:space="preserve"> Database and Backup, Squid Proxy Server. Setup patch management in SCCM.</w:t>
      </w:r>
    </w:p>
    <w:p w14:paraId="339BDD69" w14:textId="230220FF"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Installed, </w:t>
      </w:r>
      <w:r w:rsidR="00CC5CD5" w:rsidRPr="009231B9">
        <w:rPr>
          <w:rFonts w:ascii="Calibri" w:hAnsi="Calibri"/>
          <w:sz w:val="20"/>
          <w:szCs w:val="20"/>
          <w:lang w:val="en-CA" w:eastAsia="hi-IN" w:bidi="hi-IN"/>
        </w:rPr>
        <w:t>configured,</w:t>
      </w:r>
      <w:r w:rsidRPr="009231B9">
        <w:rPr>
          <w:rFonts w:ascii="Calibri" w:hAnsi="Calibri"/>
          <w:sz w:val="20"/>
          <w:szCs w:val="20"/>
          <w:lang w:val="en-CA" w:eastAsia="hi-IN" w:bidi="hi-IN"/>
        </w:rPr>
        <w:t xml:space="preserve"> and deployed System Center 2012 R2 Data Protection Manager (DPM) to create backups for Windows servers.</w:t>
      </w:r>
    </w:p>
    <w:p w14:paraId="7D89C8CD" w14:textId="0562E15F" w:rsidR="001D0A2F"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Integrated systems and applications to the application and web servers and utilizing deploying J2EE JAR files onto one or more server clusters of instances. </w:t>
      </w:r>
      <w:r w:rsidR="00F074E3">
        <w:rPr>
          <w:rFonts w:ascii="Calibri" w:hAnsi="Calibri"/>
          <w:sz w:val="20"/>
          <w:szCs w:val="20"/>
          <w:lang w:val="en-CA" w:eastAsia="hi-IN" w:bidi="hi-IN"/>
        </w:rPr>
        <w:t>-</w:t>
      </w:r>
    </w:p>
    <w:p w14:paraId="29E96180" w14:textId="77777777" w:rsidR="004610D9" w:rsidRPr="009231B9" w:rsidRDefault="001D0A2F" w:rsidP="000B5A72">
      <w:pPr>
        <w:numPr>
          <w:ilvl w:val="0"/>
          <w:numId w:val="5"/>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Designed, Developed and Implemented Proof of Concept environments, </w:t>
      </w:r>
      <w:r w:rsidR="00696BAA" w:rsidRPr="009231B9">
        <w:rPr>
          <w:rFonts w:ascii="Calibri" w:hAnsi="Calibri"/>
          <w:sz w:val="20"/>
          <w:szCs w:val="20"/>
          <w:lang w:val="en-CA" w:eastAsia="hi-IN" w:bidi="hi-IN"/>
        </w:rPr>
        <w:t>Disaster</w:t>
      </w:r>
      <w:r w:rsidRPr="009231B9">
        <w:rPr>
          <w:rFonts w:ascii="Calibri" w:hAnsi="Calibri"/>
          <w:sz w:val="20"/>
          <w:szCs w:val="20"/>
          <w:lang w:val="en-CA" w:eastAsia="hi-IN" w:bidi="hi-IN"/>
        </w:rPr>
        <w:t xml:space="preserve"> Recovery environments and Production environments for multiple data centers. These Windows environments included Windows 2008 Server Standard r2, Windows 2012 Server Standard r2 64bit, Windows Cluster Server 2012 r2, SFTP Servers, HA Mail Servers, SAN configuration, Network </w:t>
      </w:r>
      <w:r w:rsidR="003A5EF3" w:rsidRPr="009231B9">
        <w:rPr>
          <w:rFonts w:ascii="Calibri" w:hAnsi="Calibri"/>
          <w:sz w:val="20"/>
          <w:szCs w:val="20"/>
          <w:lang w:val="en-CA" w:eastAsia="hi-IN" w:bidi="hi-IN"/>
        </w:rPr>
        <w:t>Configuration,</w:t>
      </w:r>
      <w:r w:rsidRPr="009231B9">
        <w:rPr>
          <w:rFonts w:ascii="Calibri" w:hAnsi="Calibri"/>
          <w:sz w:val="20"/>
          <w:szCs w:val="20"/>
          <w:lang w:val="en-CA" w:eastAsia="hi-IN" w:bidi="hi-IN"/>
        </w:rPr>
        <w:t xml:space="preserve"> and Integrations.</w:t>
      </w:r>
    </w:p>
    <w:p w14:paraId="794E3D3E"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31697825"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49907A3F" w14:textId="77777777" w:rsidR="004610D9" w:rsidRPr="009231B9" w:rsidRDefault="001D0A2F" w:rsidP="009231B9">
            <w:pPr>
              <w:spacing w:line="240" w:lineRule="atLeast"/>
              <w:rPr>
                <w:rFonts w:ascii="Calibri" w:hAnsi="Calibri"/>
                <w:b/>
                <w:bCs/>
                <w:color w:val="FFFFFF"/>
                <w:sz w:val="20"/>
                <w:szCs w:val="20"/>
              </w:rPr>
            </w:pPr>
            <w:r w:rsidRPr="009231B9">
              <w:rPr>
                <w:rFonts w:ascii="Calibri" w:hAnsi="Calibri"/>
                <w:b/>
                <w:bCs/>
                <w:color w:val="FFFFFF"/>
                <w:sz w:val="20"/>
                <w:szCs w:val="20"/>
              </w:rPr>
              <w:t xml:space="preserve">San Francisco, </w:t>
            </w:r>
            <w:ins w:id="6" w:author="Herschel Jenkins" w:date="2019-07-29T18:35:00Z">
              <w:r w:rsidRPr="009231B9">
                <w:rPr>
                  <w:rFonts w:ascii="Calibri" w:hAnsi="Calibri"/>
                  <w:b/>
                  <w:bCs/>
                  <w:color w:val="FFFFFF"/>
                  <w:sz w:val="20"/>
                  <w:szCs w:val="20"/>
                </w:rPr>
                <w:t>CA</w:t>
              </w:r>
              <w:r w:rsidR="00332448">
                <w:rPr>
                  <w:rFonts w:ascii="Calibri" w:hAnsi="Calibri"/>
                  <w:b/>
                  <w:bCs/>
                  <w:color w:val="FFFFFF"/>
                  <w:sz w:val="20"/>
                  <w:szCs w:val="20"/>
                </w:rPr>
                <w:t xml:space="preserve"> </w:t>
              </w:r>
            </w:ins>
            <w:r w:rsidR="000526F1">
              <w:rPr>
                <w:rFonts w:ascii="Calibri" w:hAnsi="Calibri"/>
                <w:b/>
                <w:bCs/>
                <w:color w:val="FFFFFF"/>
                <w:sz w:val="20"/>
                <w:szCs w:val="20"/>
              </w:rPr>
              <w:t xml:space="preserve">Microsoft / </w:t>
            </w:r>
            <w:proofErr w:type="spellStart"/>
            <w:ins w:id="7" w:author="Herschel Jenkins" w:date="2019-07-29T18:35:00Z">
              <w:r w:rsidRPr="009231B9">
                <w:rPr>
                  <w:rFonts w:ascii="Calibri" w:hAnsi="Calibri"/>
                  <w:b/>
                  <w:bCs/>
                  <w:color w:val="FFFFFF"/>
                  <w:sz w:val="20"/>
                  <w:szCs w:val="20"/>
                </w:rPr>
                <w:t>Okaya</w:t>
              </w:r>
            </w:ins>
            <w:proofErr w:type="spellEnd"/>
            <w:r w:rsidRPr="009231B9">
              <w:rPr>
                <w:rFonts w:ascii="Calibri" w:hAnsi="Calibri"/>
                <w:b/>
                <w:bCs/>
                <w:color w:val="FFFFFF"/>
                <w:sz w:val="20"/>
                <w:szCs w:val="20"/>
              </w:rPr>
              <w:t xml:space="preserve"> Information Systems First Republic Bank</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46AE8D24" w14:textId="77777777" w:rsidR="004610D9" w:rsidRPr="009231B9" w:rsidRDefault="001D0A2F"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 xml:space="preserve">September </w:t>
            </w:r>
            <w:proofErr w:type="gramStart"/>
            <w:r w:rsidRPr="009231B9">
              <w:rPr>
                <w:rFonts w:ascii="Calibri" w:hAnsi="Calibri"/>
                <w:b/>
                <w:bCs/>
                <w:color w:val="FFFFFF"/>
                <w:sz w:val="20"/>
                <w:szCs w:val="20"/>
              </w:rPr>
              <w:t>2013  to</w:t>
            </w:r>
            <w:proofErr w:type="gramEnd"/>
            <w:r w:rsidRPr="009231B9">
              <w:rPr>
                <w:rFonts w:ascii="Calibri" w:hAnsi="Calibri"/>
                <w:b/>
                <w:bCs/>
                <w:color w:val="FFFFFF"/>
                <w:sz w:val="20"/>
                <w:szCs w:val="20"/>
              </w:rPr>
              <w:t xml:space="preserve"> February 2014</w:t>
            </w:r>
          </w:p>
        </w:tc>
      </w:tr>
      <w:tr w:rsidR="004610D9" w:rsidRPr="009231B9" w14:paraId="17821BCD" w14:textId="77777777" w:rsidTr="000A4EBE">
        <w:tc>
          <w:tcPr>
            <w:tcW w:w="9810" w:type="dxa"/>
            <w:gridSpan w:val="2"/>
            <w:tcBorders>
              <w:top w:val="single" w:sz="4" w:space="0" w:color="2F5496"/>
            </w:tcBorders>
            <w:shd w:val="clear" w:color="auto" w:fill="D9E2F3"/>
          </w:tcPr>
          <w:p w14:paraId="3632E3A8" w14:textId="77777777" w:rsidR="004610D9" w:rsidRPr="009231B9" w:rsidRDefault="001D0A2F" w:rsidP="009231B9">
            <w:pPr>
              <w:spacing w:line="240" w:lineRule="atLeast"/>
              <w:rPr>
                <w:rFonts w:ascii="Calibri" w:hAnsi="Calibri"/>
                <w:b/>
                <w:bCs/>
                <w:sz w:val="20"/>
                <w:szCs w:val="20"/>
              </w:rPr>
            </w:pPr>
            <w:r w:rsidRPr="009231B9">
              <w:rPr>
                <w:rFonts w:ascii="Calibri" w:hAnsi="Calibri"/>
                <w:b/>
                <w:bCs/>
                <w:sz w:val="20"/>
                <w:szCs w:val="20"/>
              </w:rPr>
              <w:lastRenderedPageBreak/>
              <w:t>System Engineer</w:t>
            </w:r>
            <w:r w:rsidRPr="009231B9">
              <w:rPr>
                <w:rFonts w:ascii="Calibri" w:hAnsi="Calibri"/>
                <w:b/>
                <w:bCs/>
                <w:sz w:val="20"/>
                <w:szCs w:val="20"/>
              </w:rPr>
              <w:tab/>
            </w:r>
          </w:p>
        </w:tc>
        <w:tc>
          <w:tcPr>
            <w:tcW w:w="990" w:type="dxa"/>
            <w:tcBorders>
              <w:top w:val="single" w:sz="4" w:space="0" w:color="2F5496"/>
            </w:tcBorders>
            <w:shd w:val="clear" w:color="auto" w:fill="D9E2F3"/>
          </w:tcPr>
          <w:p w14:paraId="5954710E" w14:textId="77777777" w:rsidR="004610D9" w:rsidRPr="009231B9" w:rsidRDefault="004610D9" w:rsidP="009231B9">
            <w:pPr>
              <w:spacing w:line="240" w:lineRule="atLeast"/>
              <w:rPr>
                <w:rFonts w:ascii="Calibri" w:hAnsi="Calibri"/>
                <w:b/>
                <w:sz w:val="20"/>
                <w:szCs w:val="20"/>
              </w:rPr>
            </w:pPr>
          </w:p>
        </w:tc>
      </w:tr>
    </w:tbl>
    <w:p w14:paraId="757148A8" w14:textId="77777777"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Provide system security by securing systems to meet auditing </w:t>
      </w:r>
      <w:r w:rsidR="001D455B" w:rsidRPr="009231B9">
        <w:rPr>
          <w:rFonts w:ascii="Calibri" w:hAnsi="Calibri"/>
          <w:sz w:val="20"/>
          <w:szCs w:val="20"/>
          <w:lang w:val="en-CA" w:eastAsia="hi-IN" w:bidi="hi-IN"/>
        </w:rPr>
        <w:t>compliance.</w:t>
      </w:r>
    </w:p>
    <w:p w14:paraId="15FD5649" w14:textId="77777777"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Provide system administration to host servers for desktop management tools</w:t>
      </w:r>
    </w:p>
    <w:p w14:paraId="32E3EEBC" w14:textId="77777777"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Provide Active Directory system administration for workstation domain, incl. computer objects, group policy objects, etc., and coordinate with Active Directory Administrator</w:t>
      </w:r>
    </w:p>
    <w:p w14:paraId="6D4A6F52" w14:textId="77777777"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Maintain and monitor system-level security and </w:t>
      </w:r>
      <w:r w:rsidR="00AF52F6" w:rsidRPr="009231B9">
        <w:rPr>
          <w:rFonts w:ascii="Calibri" w:hAnsi="Calibri"/>
          <w:sz w:val="20"/>
          <w:szCs w:val="20"/>
          <w:lang w:val="en-CA" w:eastAsia="hi-IN" w:bidi="hi-IN"/>
        </w:rPr>
        <w:t>vulnerabilities.</w:t>
      </w:r>
    </w:p>
    <w:p w14:paraId="5B9D9280" w14:textId="77777777" w:rsidR="001D0A2F" w:rsidRDefault="001D0A2F" w:rsidP="008040BC">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Manage, apply, and test server patching and hot fixes</w:t>
      </w:r>
      <w:r w:rsidR="008040BC">
        <w:rPr>
          <w:rFonts w:ascii="Calibri" w:hAnsi="Calibri"/>
          <w:sz w:val="20"/>
          <w:szCs w:val="20"/>
          <w:lang w:val="en-CA" w:eastAsia="hi-IN" w:bidi="hi-IN"/>
        </w:rPr>
        <w:t xml:space="preserve">. </w:t>
      </w:r>
      <w:r w:rsidRPr="008040BC">
        <w:rPr>
          <w:rFonts w:ascii="Calibri" w:hAnsi="Calibri"/>
          <w:sz w:val="20"/>
          <w:szCs w:val="20"/>
          <w:lang w:val="en-CA" w:eastAsia="hi-IN" w:bidi="hi-IN"/>
        </w:rPr>
        <w:t>Windows XP to windows 7 migration</w:t>
      </w:r>
      <w:r w:rsidR="008040BC">
        <w:rPr>
          <w:rFonts w:ascii="Calibri" w:hAnsi="Calibri"/>
          <w:sz w:val="20"/>
          <w:szCs w:val="20"/>
          <w:lang w:val="en-CA" w:eastAsia="hi-IN" w:bidi="hi-IN"/>
        </w:rPr>
        <w:t>s.</w:t>
      </w:r>
    </w:p>
    <w:p w14:paraId="470A2020" w14:textId="77777777" w:rsidR="008040BC" w:rsidRPr="008040BC" w:rsidRDefault="008040BC" w:rsidP="008040BC">
      <w:pPr>
        <w:numPr>
          <w:ilvl w:val="0"/>
          <w:numId w:val="6"/>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S</w:t>
      </w:r>
      <w:r w:rsidRPr="008040BC">
        <w:rPr>
          <w:rFonts w:ascii="Calibri" w:hAnsi="Calibri"/>
          <w:sz w:val="20"/>
          <w:szCs w:val="20"/>
          <w:lang w:val="en-CA" w:eastAsia="hi-IN" w:bidi="hi-IN"/>
        </w:rPr>
        <w:t>uccessfully completed rollout of new asset management software (Flexera)</w:t>
      </w:r>
    </w:p>
    <w:p w14:paraId="6A7F4D7B" w14:textId="77777777"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Patching for 4,000+ desktops and laptops in Windows XP environment</w:t>
      </w:r>
    </w:p>
    <w:p w14:paraId="30CC4A11" w14:textId="58FAA42B"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Deploying packages</w:t>
      </w:r>
      <w:r w:rsidR="009C5969">
        <w:rPr>
          <w:rFonts w:ascii="Calibri" w:hAnsi="Calibri"/>
          <w:sz w:val="20"/>
          <w:szCs w:val="20"/>
          <w:lang w:val="en-CA" w:eastAsia="hi-IN" w:bidi="hi-IN"/>
        </w:rPr>
        <w:t xml:space="preserve"> and patches</w:t>
      </w:r>
      <w:r w:rsidRPr="009231B9">
        <w:rPr>
          <w:rFonts w:ascii="Calibri" w:hAnsi="Calibri"/>
          <w:sz w:val="20"/>
          <w:szCs w:val="20"/>
          <w:lang w:val="en-CA" w:eastAsia="hi-IN" w:bidi="hi-IN"/>
        </w:rPr>
        <w:t xml:space="preserve"> with Microsoft System Center SCCM 2012</w:t>
      </w:r>
      <w:r w:rsidR="00C16379">
        <w:rPr>
          <w:rFonts w:ascii="Calibri" w:hAnsi="Calibri"/>
          <w:sz w:val="20"/>
          <w:szCs w:val="20"/>
          <w:lang w:val="en-CA" w:eastAsia="hi-IN" w:bidi="hi-IN"/>
        </w:rPr>
        <w:t>,</w:t>
      </w:r>
      <w:r w:rsidRPr="009231B9">
        <w:rPr>
          <w:rFonts w:ascii="Calibri" w:hAnsi="Calibri"/>
          <w:sz w:val="20"/>
          <w:szCs w:val="20"/>
          <w:lang w:val="en-CA" w:eastAsia="hi-IN" w:bidi="hi-IN"/>
        </w:rPr>
        <w:t xml:space="preserve"> </w:t>
      </w:r>
      <w:r w:rsidR="003A6110">
        <w:rPr>
          <w:rFonts w:ascii="Calibri" w:hAnsi="Calibri"/>
          <w:sz w:val="20"/>
          <w:szCs w:val="20"/>
          <w:lang w:val="en-CA" w:eastAsia="hi-IN" w:bidi="hi-IN"/>
        </w:rPr>
        <w:t>PDQ and</w:t>
      </w:r>
      <w:r w:rsidRPr="009231B9">
        <w:rPr>
          <w:rFonts w:ascii="Calibri" w:hAnsi="Calibri"/>
          <w:sz w:val="20"/>
          <w:szCs w:val="20"/>
          <w:lang w:val="en-CA" w:eastAsia="hi-IN" w:bidi="hi-IN"/>
        </w:rPr>
        <w:t xml:space="preserve"> Shavlik</w:t>
      </w:r>
    </w:p>
    <w:p w14:paraId="2842349C" w14:textId="6755B616" w:rsidR="001D0A2F"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Wrote scripts utilizing PowerShell and Batch files while using them in custom actions. Wrote </w:t>
      </w:r>
      <w:r w:rsidR="00696BAA" w:rsidRPr="009231B9">
        <w:rPr>
          <w:rFonts w:ascii="Calibri" w:hAnsi="Calibri"/>
          <w:sz w:val="20"/>
          <w:szCs w:val="20"/>
          <w:lang w:val="en-CA" w:eastAsia="hi-IN" w:bidi="hi-IN"/>
        </w:rPr>
        <w:t>PowerShell</w:t>
      </w:r>
      <w:r w:rsidRPr="009231B9">
        <w:rPr>
          <w:rFonts w:ascii="Calibri" w:hAnsi="Calibri"/>
          <w:sz w:val="20"/>
          <w:szCs w:val="20"/>
          <w:lang w:val="en-CA" w:eastAsia="hi-IN" w:bidi="hi-IN"/>
        </w:rPr>
        <w:t xml:space="preserve"> scripts for installation packages in SCCM and SCOM.</w:t>
      </w:r>
      <w:r w:rsidR="00B31360">
        <w:rPr>
          <w:rFonts w:ascii="Calibri" w:hAnsi="Calibri"/>
          <w:sz w:val="20"/>
          <w:szCs w:val="20"/>
          <w:lang w:val="en-CA" w:eastAsia="hi-IN" w:bidi="hi-IN"/>
        </w:rPr>
        <w:t xml:space="preserve"> </w:t>
      </w:r>
      <w:r w:rsidR="00B31360" w:rsidRPr="00B31360">
        <w:rPr>
          <w:rFonts w:ascii="Calibri" w:hAnsi="Calibri"/>
          <w:sz w:val="20"/>
          <w:szCs w:val="20"/>
          <w:lang w:val="en-CA" w:eastAsia="hi-IN" w:bidi="hi-IN"/>
        </w:rPr>
        <w:t xml:space="preserve">Repackaged legacy and in-house applications using </w:t>
      </w:r>
      <w:r w:rsidR="00323CDF" w:rsidRPr="00323CDF">
        <w:rPr>
          <w:rFonts w:ascii="Calibri" w:hAnsi="Calibri"/>
          <w:sz w:val="20"/>
          <w:szCs w:val="20"/>
          <w:lang w:val="en-CA" w:eastAsia="hi-IN" w:bidi="hi-IN"/>
        </w:rPr>
        <w:t xml:space="preserve">Flexera </w:t>
      </w:r>
      <w:r w:rsidR="00B31360" w:rsidRPr="00B31360">
        <w:rPr>
          <w:rFonts w:ascii="Calibri" w:hAnsi="Calibri"/>
          <w:sz w:val="20"/>
          <w:szCs w:val="20"/>
          <w:lang w:val="en-CA" w:eastAsia="hi-IN" w:bidi="hi-IN"/>
        </w:rPr>
        <w:t>Admin Studio</w:t>
      </w:r>
      <w:r w:rsidR="00123289">
        <w:rPr>
          <w:rFonts w:ascii="Calibri" w:hAnsi="Calibri"/>
          <w:sz w:val="20"/>
          <w:szCs w:val="20"/>
          <w:lang w:val="en-CA" w:eastAsia="hi-IN" w:bidi="hi-IN"/>
        </w:rPr>
        <w:t>,</w:t>
      </w:r>
      <w:r w:rsidR="00B31360" w:rsidRPr="00B31360">
        <w:rPr>
          <w:rFonts w:ascii="Calibri" w:hAnsi="Calibri"/>
          <w:sz w:val="20"/>
          <w:szCs w:val="20"/>
          <w:lang w:val="en-CA" w:eastAsia="hi-IN" w:bidi="hi-IN"/>
        </w:rPr>
        <w:t xml:space="preserve"> </w:t>
      </w:r>
      <w:r w:rsidR="00556B93">
        <w:rPr>
          <w:rFonts w:ascii="Calibri" w:hAnsi="Calibri"/>
          <w:sz w:val="20"/>
          <w:szCs w:val="20"/>
          <w:lang w:val="en-CA" w:eastAsia="hi-IN" w:bidi="hi-IN"/>
        </w:rPr>
        <w:t>InstallShield</w:t>
      </w:r>
      <w:r w:rsidR="00B31360" w:rsidRPr="00B31360">
        <w:rPr>
          <w:rFonts w:ascii="Calibri" w:hAnsi="Calibri"/>
          <w:sz w:val="20"/>
          <w:szCs w:val="20"/>
          <w:lang w:val="en-CA" w:eastAsia="hi-IN" w:bidi="hi-IN"/>
        </w:rPr>
        <w:t>, 7 and 9, Wise packaging Studio 7.</w:t>
      </w:r>
      <w:r w:rsidR="008040BC">
        <w:rPr>
          <w:rFonts w:ascii="Calibri" w:hAnsi="Calibri"/>
          <w:sz w:val="20"/>
          <w:szCs w:val="20"/>
          <w:lang w:val="en-CA" w:eastAsia="hi-IN" w:bidi="hi-IN"/>
        </w:rPr>
        <w:t xml:space="preserve"> </w:t>
      </w:r>
    </w:p>
    <w:p w14:paraId="0EE914A0" w14:textId="77777777" w:rsidR="004610D9" w:rsidRPr="009231B9" w:rsidRDefault="001D0A2F" w:rsidP="000B5A72">
      <w:pPr>
        <w:numPr>
          <w:ilvl w:val="0"/>
          <w:numId w:val="6"/>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Develop Design of AD DS Design Server Images of cloud servers.</w:t>
      </w:r>
    </w:p>
    <w:p w14:paraId="1EC8EA56"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06DDDFF2"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1CD29F2A" w14:textId="77777777" w:rsidR="004610D9" w:rsidRPr="009231B9" w:rsidRDefault="001D0A2F" w:rsidP="009231B9">
            <w:pPr>
              <w:spacing w:line="240" w:lineRule="atLeast"/>
              <w:rPr>
                <w:rFonts w:ascii="Calibri" w:hAnsi="Calibri"/>
                <w:b/>
                <w:bCs/>
                <w:color w:val="FFFFFF"/>
                <w:sz w:val="20"/>
                <w:szCs w:val="20"/>
              </w:rPr>
            </w:pPr>
            <w:proofErr w:type="gramStart"/>
            <w:r w:rsidRPr="009231B9">
              <w:rPr>
                <w:rFonts w:ascii="Calibri" w:hAnsi="Calibri"/>
                <w:b/>
                <w:bCs/>
                <w:color w:val="FFFFFF"/>
                <w:sz w:val="20"/>
                <w:szCs w:val="20"/>
              </w:rPr>
              <w:t>Dubuque ,IA</w:t>
            </w:r>
            <w:proofErr w:type="gramEnd"/>
            <w:r w:rsidRPr="009231B9">
              <w:rPr>
                <w:rFonts w:ascii="Calibri" w:hAnsi="Calibri"/>
                <w:b/>
                <w:bCs/>
                <w:color w:val="FFFFFF"/>
                <w:sz w:val="20"/>
                <w:szCs w:val="20"/>
              </w:rPr>
              <w:t xml:space="preserve"> IBM</w:t>
            </w:r>
            <w:r w:rsidR="007F6051">
              <w:rPr>
                <w:rFonts w:ascii="Calibri" w:hAnsi="Calibri"/>
                <w:b/>
                <w:bCs/>
                <w:color w:val="FFFFFF"/>
                <w:sz w:val="20"/>
                <w:szCs w:val="20"/>
              </w:rPr>
              <w:t xml:space="preserve"> </w:t>
            </w:r>
            <w:r w:rsidR="007F6051" w:rsidRPr="007F6051">
              <w:rPr>
                <w:rFonts w:ascii="Calibri" w:hAnsi="Calibri"/>
                <w:b/>
                <w:bCs/>
                <w:color w:val="FFFFFF"/>
                <w:sz w:val="20"/>
                <w:szCs w:val="20"/>
              </w:rPr>
              <w:t>Contract with</w:t>
            </w:r>
            <w:r w:rsidR="007F6051">
              <w:rPr>
                <w:rFonts w:ascii="Calibri" w:hAnsi="Calibri"/>
                <w:b/>
                <w:bCs/>
                <w:color w:val="FFFFFF"/>
                <w:sz w:val="20"/>
                <w:szCs w:val="20"/>
              </w:rPr>
              <w:t xml:space="preserve"> Artech</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5730D164" w14:textId="77777777" w:rsidR="004610D9" w:rsidRPr="009231B9" w:rsidRDefault="001D0A2F"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April 2012 to August 2013</w:t>
            </w:r>
          </w:p>
        </w:tc>
      </w:tr>
      <w:tr w:rsidR="004610D9" w:rsidRPr="009231B9" w14:paraId="0BE4F14E" w14:textId="77777777" w:rsidTr="000A4EBE">
        <w:tc>
          <w:tcPr>
            <w:tcW w:w="9810" w:type="dxa"/>
            <w:gridSpan w:val="2"/>
            <w:tcBorders>
              <w:top w:val="single" w:sz="4" w:space="0" w:color="2F5496"/>
            </w:tcBorders>
            <w:shd w:val="clear" w:color="auto" w:fill="D9E2F3"/>
          </w:tcPr>
          <w:p w14:paraId="08E4E8A3" w14:textId="493EED47" w:rsidR="004610D9" w:rsidRPr="009231B9" w:rsidRDefault="001D0A2F" w:rsidP="009231B9">
            <w:pPr>
              <w:spacing w:line="240" w:lineRule="atLeast"/>
              <w:rPr>
                <w:rFonts w:ascii="Calibri" w:hAnsi="Calibri"/>
                <w:b/>
                <w:bCs/>
                <w:sz w:val="20"/>
                <w:szCs w:val="20"/>
              </w:rPr>
            </w:pPr>
            <w:r w:rsidRPr="009231B9">
              <w:rPr>
                <w:rFonts w:ascii="Calibri" w:hAnsi="Calibri"/>
                <w:b/>
                <w:bCs/>
                <w:sz w:val="20"/>
                <w:szCs w:val="20"/>
              </w:rPr>
              <w:t xml:space="preserve">System </w:t>
            </w:r>
            <w:r w:rsidR="00E22CD3">
              <w:rPr>
                <w:rFonts w:ascii="Calibri" w:hAnsi="Calibri"/>
                <w:b/>
                <w:bCs/>
                <w:sz w:val="20"/>
                <w:szCs w:val="20"/>
              </w:rPr>
              <w:t>Management</w:t>
            </w:r>
          </w:p>
        </w:tc>
        <w:tc>
          <w:tcPr>
            <w:tcW w:w="990" w:type="dxa"/>
            <w:tcBorders>
              <w:top w:val="single" w:sz="4" w:space="0" w:color="2F5496"/>
            </w:tcBorders>
            <w:shd w:val="clear" w:color="auto" w:fill="D9E2F3"/>
          </w:tcPr>
          <w:p w14:paraId="50BD5EA6" w14:textId="77777777" w:rsidR="004610D9" w:rsidRPr="009231B9" w:rsidRDefault="004610D9" w:rsidP="009231B9">
            <w:pPr>
              <w:spacing w:line="240" w:lineRule="atLeast"/>
              <w:rPr>
                <w:rFonts w:ascii="Calibri" w:hAnsi="Calibri"/>
                <w:b/>
                <w:sz w:val="20"/>
                <w:szCs w:val="20"/>
              </w:rPr>
            </w:pPr>
          </w:p>
        </w:tc>
      </w:tr>
    </w:tbl>
    <w:p w14:paraId="6909FF7F"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Administration of Active Directory [Microsoft Technologies and Networking]</w:t>
      </w:r>
    </w:p>
    <w:p w14:paraId="3F9B93E3"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in large Windows 200/2003/2008 IT environment management </w:t>
      </w:r>
      <w:r w:rsidR="00696BAA" w:rsidRPr="009231B9">
        <w:rPr>
          <w:rFonts w:ascii="Calibri" w:hAnsi="Calibri"/>
          <w:sz w:val="20"/>
          <w:szCs w:val="20"/>
          <w:lang w:val="en-CA" w:eastAsia="hi-IN" w:bidi="hi-IN"/>
        </w:rPr>
        <w:t>of infrastructure</w:t>
      </w:r>
      <w:r w:rsidRPr="009231B9">
        <w:rPr>
          <w:rFonts w:ascii="Calibri" w:hAnsi="Calibri"/>
          <w:sz w:val="20"/>
          <w:szCs w:val="20"/>
          <w:lang w:val="en-CA" w:eastAsia="hi-IN" w:bidi="hi-IN"/>
        </w:rPr>
        <w:t xml:space="preserve"> </w:t>
      </w:r>
      <w:r w:rsidR="00696BAA" w:rsidRPr="009231B9">
        <w:rPr>
          <w:rFonts w:ascii="Calibri" w:hAnsi="Calibri"/>
          <w:sz w:val="20"/>
          <w:szCs w:val="20"/>
          <w:lang w:val="en-CA" w:eastAsia="hi-IN" w:bidi="hi-IN"/>
        </w:rPr>
        <w:t>design, and</w:t>
      </w:r>
      <w:r w:rsidRPr="009231B9">
        <w:rPr>
          <w:rFonts w:ascii="Calibri" w:hAnsi="Calibri"/>
          <w:sz w:val="20"/>
          <w:szCs w:val="20"/>
          <w:lang w:val="en-CA" w:eastAsia="hi-IN" w:bidi="hi-IN"/>
        </w:rPr>
        <w:t xml:space="preserve"> trouble-shooting x-tier applications on client and server.  </w:t>
      </w:r>
    </w:p>
    <w:p w14:paraId="4E8542C1"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Administer and manage AD user accounts, computer accounts and group policy management of GPOs in multi-forested domains and across multiple domains, Setting up Trusts. </w:t>
      </w:r>
    </w:p>
    <w:p w14:paraId="695ED767" w14:textId="3354A0EC" w:rsidR="001D0A2F" w:rsidRPr="009231B9" w:rsidRDefault="00E02F75"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Troubleshooting</w:t>
      </w:r>
      <w:r w:rsidR="001D0A2F" w:rsidRPr="009231B9">
        <w:rPr>
          <w:rFonts w:ascii="Calibri" w:hAnsi="Calibri"/>
          <w:sz w:val="20"/>
          <w:szCs w:val="20"/>
          <w:lang w:val="en-CA" w:eastAsia="hi-IN" w:bidi="hi-IN"/>
        </w:rPr>
        <w:t xml:space="preserve"> and manage and maintain mission critical server-client applications/services </w:t>
      </w:r>
      <w:r w:rsidR="00B552E1" w:rsidRPr="009231B9">
        <w:rPr>
          <w:rFonts w:ascii="Calibri" w:hAnsi="Calibri"/>
          <w:sz w:val="20"/>
          <w:szCs w:val="20"/>
          <w:lang w:val="en-CA" w:eastAsia="hi-IN" w:bidi="hi-IN"/>
        </w:rPr>
        <w:t>including</w:t>
      </w:r>
      <w:r w:rsidR="001D0A2F" w:rsidRPr="009231B9">
        <w:rPr>
          <w:rFonts w:ascii="Calibri" w:hAnsi="Calibri"/>
          <w:sz w:val="20"/>
          <w:szCs w:val="20"/>
          <w:lang w:val="en-CA" w:eastAsia="hi-IN" w:bidi="hi-IN"/>
        </w:rPr>
        <w:t xml:space="preserve"> security protection services, backup services, spam services, content filtering</w:t>
      </w:r>
      <w:r w:rsidR="00803C1A">
        <w:rPr>
          <w:rFonts w:ascii="Calibri" w:hAnsi="Calibri"/>
          <w:sz w:val="20"/>
          <w:szCs w:val="20"/>
          <w:lang w:val="en-CA" w:eastAsia="hi-IN" w:bidi="hi-IN"/>
        </w:rPr>
        <w:t xml:space="preserve"> and monitoring</w:t>
      </w:r>
      <w:r w:rsidR="00B83BEE">
        <w:rPr>
          <w:rFonts w:ascii="Calibri" w:hAnsi="Calibri"/>
          <w:sz w:val="20"/>
          <w:szCs w:val="20"/>
          <w:lang w:val="en-CA" w:eastAsia="hi-IN" w:bidi="hi-IN"/>
        </w:rPr>
        <w:t xml:space="preserve"> with </w:t>
      </w:r>
      <w:r w:rsidR="00124AE9" w:rsidRPr="00124AE9">
        <w:rPr>
          <w:rFonts w:ascii="Calibri" w:hAnsi="Calibri"/>
          <w:sz w:val="20"/>
          <w:szCs w:val="20"/>
          <w:lang w:val="en-CA" w:eastAsia="hi-IN" w:bidi="hi-IN"/>
        </w:rPr>
        <w:t>Symantec</w:t>
      </w:r>
      <w:r w:rsidR="00124AE9">
        <w:rPr>
          <w:rFonts w:ascii="Calibri" w:hAnsi="Calibri"/>
          <w:sz w:val="20"/>
          <w:szCs w:val="20"/>
          <w:lang w:val="en-CA" w:eastAsia="hi-IN" w:bidi="hi-IN"/>
        </w:rPr>
        <w:t xml:space="preserve"> Endpoint Solution</w:t>
      </w:r>
      <w:r w:rsidR="001D0A2F" w:rsidRPr="009231B9">
        <w:rPr>
          <w:rFonts w:ascii="Calibri" w:hAnsi="Calibri"/>
          <w:sz w:val="20"/>
          <w:szCs w:val="20"/>
          <w:lang w:val="en-CA" w:eastAsia="hi-IN" w:bidi="hi-IN"/>
        </w:rPr>
        <w:t>.</w:t>
      </w:r>
    </w:p>
    <w:p w14:paraId="767A7CD5"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Install, configure, and maintain server resources and tools, managing printer queues and GPOs.</w:t>
      </w:r>
    </w:p>
    <w:p w14:paraId="5413DF3B"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Utilization of deployment services using several technologies for server tools, server OS, </w:t>
      </w:r>
      <w:r w:rsidR="00696BAA" w:rsidRPr="009231B9">
        <w:rPr>
          <w:rFonts w:ascii="Calibri" w:hAnsi="Calibri"/>
          <w:sz w:val="20"/>
          <w:szCs w:val="20"/>
          <w:lang w:val="en-CA" w:eastAsia="hi-IN" w:bidi="hi-IN"/>
        </w:rPr>
        <w:t>and server</w:t>
      </w:r>
      <w:r w:rsidRPr="009231B9">
        <w:rPr>
          <w:rFonts w:ascii="Calibri" w:hAnsi="Calibri"/>
          <w:sz w:val="20"/>
          <w:szCs w:val="20"/>
          <w:lang w:val="en-CA" w:eastAsia="hi-IN" w:bidi="hi-IN"/>
        </w:rPr>
        <w:t xml:space="preserve"> deployments. Support of the Windows 2003, 2008 environments. Server OS maintenance and management utilizing Tivoli, Avocent, IMM, Fusion and other IBM server management tools.</w:t>
      </w:r>
    </w:p>
    <w:p w14:paraId="1967AAFC" w14:textId="77777777"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Performing server health checks, remediation's, GAP checks, creation of documents and system improvement processes. </w:t>
      </w:r>
    </w:p>
    <w:p w14:paraId="39174324" w14:textId="5ED7187E"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Supporting VM Ware</w:t>
      </w:r>
      <w:r w:rsidR="005A3855">
        <w:rPr>
          <w:rFonts w:ascii="Calibri" w:hAnsi="Calibri"/>
          <w:sz w:val="20"/>
          <w:szCs w:val="20"/>
          <w:lang w:val="en-CA" w:eastAsia="hi-IN" w:bidi="hi-IN"/>
        </w:rPr>
        <w:t xml:space="preserve"> and SCVM</w:t>
      </w:r>
      <w:r w:rsidR="00915700">
        <w:rPr>
          <w:rFonts w:ascii="Calibri" w:hAnsi="Calibri"/>
          <w:sz w:val="20"/>
          <w:szCs w:val="20"/>
          <w:lang w:val="en-CA" w:eastAsia="hi-IN" w:bidi="hi-IN"/>
        </w:rPr>
        <w:t>M</w:t>
      </w:r>
      <w:r w:rsidRPr="009231B9">
        <w:rPr>
          <w:rFonts w:ascii="Calibri" w:hAnsi="Calibri"/>
          <w:sz w:val="20"/>
          <w:szCs w:val="20"/>
          <w:lang w:val="en-CA" w:eastAsia="hi-IN" w:bidi="hi-IN"/>
        </w:rPr>
        <w:t xml:space="preserve"> to create virtual environments for 900 virtual Servers.</w:t>
      </w:r>
    </w:p>
    <w:p w14:paraId="4C777B64" w14:textId="07AB8C30" w:rsidR="001D0A2F"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Windows 2003 and 2008 Server Operating systems deployments using Tivoli Endpoint Manager TEM and Fusion. Patch deployments using TEM</w:t>
      </w:r>
      <w:r w:rsidR="00C22785">
        <w:rPr>
          <w:rFonts w:ascii="Calibri" w:hAnsi="Calibri"/>
          <w:sz w:val="20"/>
          <w:szCs w:val="20"/>
          <w:lang w:val="en-CA" w:eastAsia="hi-IN" w:bidi="hi-IN"/>
        </w:rPr>
        <w:t xml:space="preserve"> and PDQ</w:t>
      </w:r>
      <w:r w:rsidRPr="009231B9">
        <w:rPr>
          <w:rFonts w:ascii="Calibri" w:hAnsi="Calibri"/>
          <w:sz w:val="20"/>
          <w:szCs w:val="20"/>
          <w:lang w:val="en-CA" w:eastAsia="hi-IN" w:bidi="hi-IN"/>
        </w:rPr>
        <w:t>, and tool deployments using SEA Deployment tool.</w:t>
      </w:r>
    </w:p>
    <w:p w14:paraId="1EC597D4" w14:textId="77777777" w:rsidR="004610D9" w:rsidRPr="009231B9" w:rsidRDefault="001D0A2F" w:rsidP="000B5A72">
      <w:pPr>
        <w:numPr>
          <w:ilvl w:val="0"/>
          <w:numId w:val="7"/>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Account focal responsible for managing time, resources, of technical projects. Responsible for project coordination planning and strategy. Responsible for testing, deployment, documenting and training employees on various projects. Some technologies include but not limited to building 1100 virtual servers, creation of server builds, Tivoli Endpoint management deployments, configuration of teaming network interface cards, Fusion Baseline Analyzer project deployment, Disaster and recovery and deploying and configuration of server tools. Used remedy to manage incident, request, and change management tickets.</w:t>
      </w:r>
    </w:p>
    <w:p w14:paraId="1D5E5418"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6D7BCEAE"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46CCD969" w14:textId="77777777" w:rsidR="004610D9" w:rsidRPr="009231B9" w:rsidRDefault="00850649" w:rsidP="009231B9">
            <w:pPr>
              <w:spacing w:line="240" w:lineRule="atLeast"/>
              <w:rPr>
                <w:rFonts w:ascii="Calibri" w:hAnsi="Calibri"/>
                <w:b/>
                <w:bCs/>
                <w:color w:val="FFFFFF"/>
                <w:sz w:val="20"/>
                <w:szCs w:val="20"/>
              </w:rPr>
            </w:pPr>
            <w:proofErr w:type="gramStart"/>
            <w:r w:rsidRPr="009231B9">
              <w:rPr>
                <w:rFonts w:ascii="Calibri" w:hAnsi="Calibri"/>
                <w:b/>
                <w:bCs/>
                <w:color w:val="FFFFFF"/>
                <w:sz w:val="20"/>
                <w:szCs w:val="20"/>
              </w:rPr>
              <w:t>Jacksonville ,FL</w:t>
            </w:r>
            <w:proofErr w:type="gramEnd"/>
            <w:r w:rsidRPr="009231B9">
              <w:rPr>
                <w:rFonts w:ascii="Calibri" w:hAnsi="Calibri"/>
                <w:b/>
                <w:bCs/>
                <w:color w:val="FFFFFF"/>
                <w:sz w:val="20"/>
                <w:szCs w:val="20"/>
              </w:rPr>
              <w:t xml:space="preserve"> Kaplan University</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BBD6FEE" w14:textId="77777777" w:rsidR="004610D9" w:rsidRPr="009231B9" w:rsidRDefault="00850649"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June 2011 to April 2012</w:t>
            </w:r>
          </w:p>
        </w:tc>
      </w:tr>
      <w:tr w:rsidR="004610D9" w:rsidRPr="009231B9" w14:paraId="4EFE70A8" w14:textId="77777777" w:rsidTr="000A4EBE">
        <w:tc>
          <w:tcPr>
            <w:tcW w:w="9810" w:type="dxa"/>
            <w:gridSpan w:val="2"/>
            <w:tcBorders>
              <w:top w:val="single" w:sz="4" w:space="0" w:color="2F5496"/>
            </w:tcBorders>
            <w:shd w:val="clear" w:color="auto" w:fill="D9E2F3"/>
          </w:tcPr>
          <w:p w14:paraId="41B4E584" w14:textId="7B927B64" w:rsidR="004610D9" w:rsidRPr="009231B9" w:rsidRDefault="00E92596" w:rsidP="009231B9">
            <w:pPr>
              <w:spacing w:line="240" w:lineRule="atLeast"/>
              <w:rPr>
                <w:rFonts w:ascii="Calibri" w:hAnsi="Calibri"/>
                <w:b/>
                <w:bCs/>
                <w:sz w:val="20"/>
                <w:szCs w:val="20"/>
              </w:rPr>
            </w:pPr>
            <w:r>
              <w:rPr>
                <w:rFonts w:ascii="Calibri" w:hAnsi="Calibri"/>
                <w:b/>
                <w:bCs/>
                <w:sz w:val="20"/>
                <w:szCs w:val="20"/>
              </w:rPr>
              <w:t xml:space="preserve">Adjunct </w:t>
            </w:r>
            <w:r w:rsidR="00D84B9A">
              <w:rPr>
                <w:rFonts w:ascii="Calibri" w:hAnsi="Calibri"/>
                <w:b/>
                <w:bCs/>
                <w:sz w:val="20"/>
                <w:szCs w:val="20"/>
              </w:rPr>
              <w:t xml:space="preserve">Professor Computer Science </w:t>
            </w:r>
          </w:p>
        </w:tc>
        <w:tc>
          <w:tcPr>
            <w:tcW w:w="990" w:type="dxa"/>
            <w:tcBorders>
              <w:top w:val="single" w:sz="4" w:space="0" w:color="2F5496"/>
            </w:tcBorders>
            <w:shd w:val="clear" w:color="auto" w:fill="D9E2F3"/>
          </w:tcPr>
          <w:p w14:paraId="53D5DFFB" w14:textId="77777777" w:rsidR="004610D9" w:rsidRPr="009231B9" w:rsidRDefault="004610D9" w:rsidP="009231B9">
            <w:pPr>
              <w:spacing w:line="240" w:lineRule="atLeast"/>
              <w:rPr>
                <w:rFonts w:ascii="Calibri" w:hAnsi="Calibri"/>
                <w:b/>
                <w:sz w:val="20"/>
                <w:szCs w:val="20"/>
              </w:rPr>
            </w:pPr>
          </w:p>
        </w:tc>
      </w:tr>
    </w:tbl>
    <w:p w14:paraId="1234BA05" w14:textId="300A2779" w:rsidR="00850649" w:rsidRPr="009231B9" w:rsidRDefault="0061413A" w:rsidP="000B5A72">
      <w:pPr>
        <w:numPr>
          <w:ilvl w:val="0"/>
          <w:numId w:val="8"/>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850649" w:rsidRPr="009231B9">
        <w:rPr>
          <w:rFonts w:ascii="Calibri" w:hAnsi="Calibri"/>
          <w:sz w:val="20"/>
          <w:szCs w:val="20"/>
          <w:lang w:val="en-CA" w:eastAsia="hi-IN" w:bidi="hi-IN"/>
        </w:rPr>
        <w:t>aught IT133 Microsoft Applications. This course teaches students how to use MS Office Applications in a practical business environment. This course teaches students how to put together a business plan and with the Microsoft Office Suite of Applications. The applications are Microsoft Excel, Microsoft Access Database, Microsoft Word, Microsoft Power Point and Microsoft Exchange.</w:t>
      </w:r>
    </w:p>
    <w:p w14:paraId="0BD11541" w14:textId="77777777" w:rsidR="00850649" w:rsidRPr="009231B9" w:rsidRDefault="00850649" w:rsidP="000B5A72">
      <w:pPr>
        <w:numPr>
          <w:ilvl w:val="0"/>
          <w:numId w:val="8"/>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IT172 Introduction to Web Tools. This course teaches students how to build a webpage using web design tools such as WYSIWYG Editors, Web </w:t>
      </w:r>
      <w:r w:rsidR="00E02F75" w:rsidRPr="009231B9">
        <w:rPr>
          <w:rFonts w:ascii="Calibri" w:hAnsi="Calibri"/>
          <w:sz w:val="20"/>
          <w:szCs w:val="20"/>
          <w:lang w:val="en-CA" w:eastAsia="hi-IN" w:bidi="hi-IN"/>
        </w:rPr>
        <w:t>Templates,</w:t>
      </w:r>
      <w:r w:rsidRPr="009231B9">
        <w:rPr>
          <w:rFonts w:ascii="Calibri" w:hAnsi="Calibri"/>
          <w:sz w:val="20"/>
          <w:szCs w:val="20"/>
          <w:lang w:val="en-CA" w:eastAsia="hi-IN" w:bidi="hi-IN"/>
        </w:rPr>
        <w:t xml:space="preserve"> and other design technologies. This course teaches students Web publishing fundamentals, planning a successful website, multimedia interactivity elements, promoting and maintaining a website (website testing, publishing, site promotion, site maintenance and evaluation.</w:t>
      </w:r>
    </w:p>
    <w:p w14:paraId="6F29245E" w14:textId="77777777" w:rsidR="00850649" w:rsidRPr="009231B9" w:rsidRDefault="00850649" w:rsidP="000B5A72">
      <w:pPr>
        <w:numPr>
          <w:ilvl w:val="0"/>
          <w:numId w:val="8"/>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I taught IT190 Computer Hardware and Operating Systems. This course provides students with a practical understanding of how computer hardware and operating systems work. Topics include personal computer configuration and maintenance, and the fundamentals of operating system installation and administration. This course prepares students for the A+ exam.</w:t>
      </w:r>
    </w:p>
    <w:p w14:paraId="18652E79" w14:textId="2E0B9369" w:rsidR="00850649" w:rsidRPr="009231B9" w:rsidRDefault="00656EA1" w:rsidP="000B5A72">
      <w:pPr>
        <w:numPr>
          <w:ilvl w:val="0"/>
          <w:numId w:val="8"/>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850649" w:rsidRPr="009231B9">
        <w:rPr>
          <w:rFonts w:ascii="Calibri" w:hAnsi="Calibri"/>
          <w:sz w:val="20"/>
          <w:szCs w:val="20"/>
          <w:lang w:val="en-CA" w:eastAsia="hi-IN" w:bidi="hi-IN"/>
        </w:rPr>
        <w:t xml:space="preserve">aught IT101 Introduction to Information Technology. This course provides a conceptual foundation of the history, and organization past and present. I taught the significance of the impact of events affecting the computer field and define the role of information technology in various markets. I taught a high level of computer systems including hardware, software </w:t>
      </w:r>
      <w:r w:rsidR="00850649" w:rsidRPr="009231B9">
        <w:rPr>
          <w:rFonts w:ascii="Calibri" w:hAnsi="Calibri"/>
          <w:sz w:val="20"/>
          <w:szCs w:val="20"/>
          <w:lang w:val="en-CA" w:eastAsia="hi-IN" w:bidi="hi-IN"/>
        </w:rPr>
        <w:lastRenderedPageBreak/>
        <w:t>and networking. Discuss key technologies and define terminologies. Complete a basic project on a historical event of the computer revolution. Analyze the systems development life cycle. Analyze the history of computers.</w:t>
      </w:r>
    </w:p>
    <w:p w14:paraId="7CB4A967" w14:textId="5DCEA731" w:rsidR="004610D9" w:rsidRPr="009231B9" w:rsidRDefault="00656EA1" w:rsidP="000B5A72">
      <w:pPr>
        <w:numPr>
          <w:ilvl w:val="0"/>
          <w:numId w:val="8"/>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850649" w:rsidRPr="009231B9">
        <w:rPr>
          <w:rFonts w:ascii="Calibri" w:hAnsi="Calibri"/>
          <w:sz w:val="20"/>
          <w:szCs w:val="20"/>
          <w:lang w:val="en-CA" w:eastAsia="hi-IN" w:bidi="hi-IN"/>
        </w:rPr>
        <w:t xml:space="preserve">aught IT273 for Network Concepts. This course introduces the theoretical concepts behind today’s networks. It outlines the framework of current network theory, explaining the </w:t>
      </w:r>
      <w:r w:rsidR="00E02F75" w:rsidRPr="009231B9">
        <w:rPr>
          <w:rFonts w:ascii="Calibri" w:hAnsi="Calibri"/>
          <w:sz w:val="20"/>
          <w:szCs w:val="20"/>
          <w:lang w:val="en-CA" w:eastAsia="hi-IN" w:bidi="hi-IN"/>
        </w:rPr>
        <w:t>Open-Source</w:t>
      </w:r>
      <w:r w:rsidR="00850649" w:rsidRPr="009231B9">
        <w:rPr>
          <w:rFonts w:ascii="Calibri" w:hAnsi="Calibri"/>
          <w:sz w:val="20"/>
          <w:szCs w:val="20"/>
          <w:lang w:val="en-CA" w:eastAsia="hi-IN" w:bidi="hi-IN"/>
        </w:rPr>
        <w:t xml:space="preserve"> Initiative (OSI) Model and the methods of carrying data over wire, fiber, and wireless media. Other topics include fundamental network design components such as topologies and access methods, basic administration of popular network operating systems, and troubleshooting methods for data transmission and recovery.</w:t>
      </w:r>
    </w:p>
    <w:p w14:paraId="39D3BF44"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591124B3"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0B5D6E72" w14:textId="77777777" w:rsidR="004610D9" w:rsidRPr="009231B9" w:rsidRDefault="00850649" w:rsidP="009231B9">
            <w:pPr>
              <w:spacing w:line="240" w:lineRule="atLeast"/>
              <w:rPr>
                <w:rFonts w:ascii="Calibri" w:hAnsi="Calibri"/>
                <w:b/>
                <w:bCs/>
                <w:color w:val="FFFFFF"/>
                <w:sz w:val="20"/>
                <w:szCs w:val="20"/>
              </w:rPr>
            </w:pPr>
            <w:r w:rsidRPr="009231B9">
              <w:rPr>
                <w:rFonts w:ascii="Calibri" w:hAnsi="Calibri"/>
                <w:b/>
                <w:bCs/>
                <w:color w:val="FFFFFF"/>
                <w:sz w:val="20"/>
                <w:szCs w:val="20"/>
              </w:rPr>
              <w:t>Jacksonville, FL Lender Processing Services LPS</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1A62BD9E" w14:textId="77777777" w:rsidR="004610D9" w:rsidRPr="009231B9" w:rsidRDefault="00850649"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December 2010 - June 2011</w:t>
            </w:r>
          </w:p>
        </w:tc>
      </w:tr>
      <w:tr w:rsidR="004610D9" w:rsidRPr="009231B9" w14:paraId="23919592" w14:textId="77777777" w:rsidTr="000A4EBE">
        <w:tc>
          <w:tcPr>
            <w:tcW w:w="9810" w:type="dxa"/>
            <w:gridSpan w:val="2"/>
            <w:tcBorders>
              <w:top w:val="single" w:sz="4" w:space="0" w:color="2F5496"/>
            </w:tcBorders>
            <w:shd w:val="clear" w:color="auto" w:fill="D9E2F3"/>
          </w:tcPr>
          <w:p w14:paraId="01B9B9C1" w14:textId="70FEDFB2" w:rsidR="004610D9" w:rsidRPr="009231B9" w:rsidRDefault="00003240" w:rsidP="009231B9">
            <w:pPr>
              <w:spacing w:line="240" w:lineRule="atLeast"/>
              <w:rPr>
                <w:rFonts w:ascii="Calibri" w:hAnsi="Calibri"/>
                <w:b/>
                <w:bCs/>
                <w:sz w:val="20"/>
                <w:szCs w:val="20"/>
              </w:rPr>
            </w:pPr>
            <w:r>
              <w:rPr>
                <w:rFonts w:ascii="Calibri" w:hAnsi="Calibri"/>
                <w:b/>
                <w:bCs/>
                <w:sz w:val="20"/>
                <w:szCs w:val="20"/>
              </w:rPr>
              <w:t>Web Systems Analyst</w:t>
            </w:r>
          </w:p>
        </w:tc>
        <w:tc>
          <w:tcPr>
            <w:tcW w:w="990" w:type="dxa"/>
            <w:tcBorders>
              <w:top w:val="single" w:sz="4" w:space="0" w:color="2F5496"/>
            </w:tcBorders>
            <w:shd w:val="clear" w:color="auto" w:fill="D9E2F3"/>
          </w:tcPr>
          <w:p w14:paraId="4D17C29B" w14:textId="77777777" w:rsidR="004610D9" w:rsidRPr="009231B9" w:rsidRDefault="004610D9" w:rsidP="009231B9">
            <w:pPr>
              <w:spacing w:line="240" w:lineRule="atLeast"/>
              <w:rPr>
                <w:rFonts w:ascii="Calibri" w:hAnsi="Calibri"/>
                <w:b/>
                <w:sz w:val="20"/>
                <w:szCs w:val="20"/>
              </w:rPr>
            </w:pPr>
          </w:p>
        </w:tc>
      </w:tr>
    </w:tbl>
    <w:p w14:paraId="2323C3AE"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Lender Processing Services (LPS) is the nation's leading provider of mortgage processing services, settlement services, mortgage performance analytics and default solutions. The company's high-performance technology, data and services empower lenders and servicers by providing them with the solutions they need to achieve their business goals and succeed in today's competitive marketplace.</w:t>
      </w:r>
    </w:p>
    <w:p w14:paraId="2E16A22F"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Responsible for deploying configuring and maintaining </w:t>
      </w:r>
      <w:r w:rsidR="00E02F75" w:rsidRPr="009231B9">
        <w:rPr>
          <w:rFonts w:ascii="Calibri" w:hAnsi="Calibri"/>
          <w:sz w:val="20"/>
          <w:szCs w:val="20"/>
          <w:lang w:val="en-CA" w:eastAsia="hi-IN" w:bidi="hi-IN"/>
        </w:rPr>
        <w:t>web-based</w:t>
      </w:r>
      <w:r w:rsidRPr="009231B9">
        <w:rPr>
          <w:rFonts w:ascii="Calibri" w:hAnsi="Calibri"/>
          <w:sz w:val="20"/>
          <w:szCs w:val="20"/>
          <w:lang w:val="en-CA" w:eastAsia="hi-IN" w:bidi="hi-IN"/>
        </w:rPr>
        <w:t xml:space="preserve"> applications utilizing J2EE platforms in multiple environments. Responsible for the Systems Development life cycle of these applications in development test stage production and post-production environments. Deploying packages and system updates using SCCM 2007 for updates, applications and patches on 1000 plus servers. I also was responsible for troubleshooting packages in SCCM server. Responsible for configuring, monitoring AD security policies in ACS and maintaining SCCM packages for enterprise deployments. </w:t>
      </w:r>
    </w:p>
    <w:p w14:paraId="3558B2DA"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Customized packaging for software installations using </w:t>
      </w:r>
      <w:proofErr w:type="spellStart"/>
      <w:r w:rsidRPr="009231B9">
        <w:rPr>
          <w:rFonts w:ascii="Calibri" w:hAnsi="Calibri"/>
          <w:sz w:val="20"/>
          <w:szCs w:val="20"/>
          <w:lang w:val="en-CA" w:eastAsia="hi-IN" w:bidi="hi-IN"/>
        </w:rPr>
        <w:t>AdminStudio</w:t>
      </w:r>
      <w:proofErr w:type="spellEnd"/>
      <w:r w:rsidRPr="009231B9">
        <w:rPr>
          <w:rFonts w:ascii="Calibri" w:hAnsi="Calibri"/>
          <w:sz w:val="20"/>
          <w:szCs w:val="20"/>
          <w:lang w:val="en-CA" w:eastAsia="hi-IN" w:bidi="hi-IN"/>
        </w:rPr>
        <w:t xml:space="preserve">, Wise, PowerShell, </w:t>
      </w:r>
      <w:r w:rsidR="00C01D7D">
        <w:rPr>
          <w:rFonts w:ascii="Calibri" w:hAnsi="Calibri"/>
          <w:sz w:val="20"/>
          <w:szCs w:val="20"/>
          <w:lang w:val="en-CA" w:eastAsia="hi-IN" w:bidi="hi-IN"/>
        </w:rPr>
        <w:t>.Net, and</w:t>
      </w:r>
      <w:r w:rsidRPr="009231B9">
        <w:rPr>
          <w:rFonts w:ascii="Calibri" w:hAnsi="Calibri"/>
          <w:sz w:val="20"/>
          <w:szCs w:val="20"/>
          <w:lang w:val="en-CA" w:eastAsia="hi-IN" w:bidi="hi-IN"/>
        </w:rPr>
        <w:t xml:space="preserve"> VBScript.</w:t>
      </w:r>
    </w:p>
    <w:p w14:paraId="26D21D81"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Application support of proprietary applications - emphasis on "cradle to grave" support</w:t>
      </w:r>
    </w:p>
    <w:p w14:paraId="65C29C34"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Distributed systems support. Configure, build, and support the distributed systems environment for LPS Portfolio Solutions. Maintain end user accounts, permissions, and access rights.</w:t>
      </w:r>
    </w:p>
    <w:p w14:paraId="75EF5586"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Assist with recommending, scheduling, and implementing server / application upgrades or repairs. Manage distributed servers, including web, and database servers and their associated hardware and operating systems. Perform system upgrades on servers and operating systems. </w:t>
      </w:r>
    </w:p>
    <w:p w14:paraId="79B0DF53" w14:textId="77777777" w:rsidR="0085064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Assist with establishment of distributed systems / application security controls to ensure information contained on LPS Portfolio Solutions distributed systems environment is secure and protected.</w:t>
      </w:r>
    </w:p>
    <w:p w14:paraId="117477DB" w14:textId="4CAFE376" w:rsidR="004610D9" w:rsidRPr="009231B9" w:rsidRDefault="00850649" w:rsidP="000B5A72">
      <w:pPr>
        <w:numPr>
          <w:ilvl w:val="0"/>
          <w:numId w:val="9"/>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Responsible for maintain</w:t>
      </w:r>
      <w:r w:rsidR="004E72AE">
        <w:rPr>
          <w:rFonts w:ascii="Calibri" w:hAnsi="Calibri"/>
          <w:sz w:val="20"/>
          <w:szCs w:val="20"/>
          <w:lang w:val="en-CA" w:eastAsia="hi-IN" w:bidi="hi-IN"/>
        </w:rPr>
        <w:t>ing</w:t>
      </w:r>
      <w:r w:rsidRPr="009231B9">
        <w:rPr>
          <w:rFonts w:ascii="Calibri" w:hAnsi="Calibri"/>
          <w:sz w:val="20"/>
          <w:szCs w:val="20"/>
          <w:lang w:val="en-CA" w:eastAsia="hi-IN" w:bidi="hi-IN"/>
        </w:rPr>
        <w:t xml:space="preserve"> Microsoft IIS web servers Microsoft 2003 and 2008 Enterprise cluster servers. Worked on Microsoft Virtual Machines and Microsoft SQL Servers. Created and modified web applications configurations. Utilized Hyperion performance management software for business performance management purposes.</w:t>
      </w:r>
    </w:p>
    <w:p w14:paraId="3C26B40C"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6CAEE355"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33D5FFA2" w14:textId="77777777" w:rsidR="004610D9" w:rsidRPr="009231B9" w:rsidRDefault="006D00FD" w:rsidP="009231B9">
            <w:pPr>
              <w:spacing w:line="240" w:lineRule="atLeast"/>
              <w:rPr>
                <w:rFonts w:ascii="Calibri" w:hAnsi="Calibri"/>
                <w:b/>
                <w:bCs/>
                <w:color w:val="FFFFFF"/>
                <w:sz w:val="20"/>
                <w:szCs w:val="20"/>
              </w:rPr>
            </w:pPr>
            <w:proofErr w:type="gramStart"/>
            <w:r w:rsidRPr="009231B9">
              <w:rPr>
                <w:rFonts w:ascii="Calibri" w:hAnsi="Calibri"/>
                <w:b/>
                <w:bCs/>
                <w:color w:val="FFFFFF"/>
                <w:sz w:val="20"/>
                <w:szCs w:val="20"/>
              </w:rPr>
              <w:t>Jacksonville ,FL</w:t>
            </w:r>
            <w:proofErr w:type="gramEnd"/>
            <w:r w:rsidRPr="009231B9">
              <w:rPr>
                <w:rFonts w:ascii="Calibri" w:hAnsi="Calibri"/>
                <w:b/>
                <w:bCs/>
                <w:color w:val="FFFFFF"/>
                <w:sz w:val="20"/>
                <w:szCs w:val="20"/>
              </w:rPr>
              <w:t xml:space="preserve"> Florida Career College</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33BCCA6F" w14:textId="77777777" w:rsidR="004610D9" w:rsidRPr="009231B9" w:rsidRDefault="006D00FD"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January 2010 - November 2010</w:t>
            </w:r>
          </w:p>
        </w:tc>
      </w:tr>
      <w:tr w:rsidR="004610D9" w:rsidRPr="009231B9" w14:paraId="0B5AE049" w14:textId="77777777" w:rsidTr="000A4EBE">
        <w:tc>
          <w:tcPr>
            <w:tcW w:w="9810" w:type="dxa"/>
            <w:gridSpan w:val="2"/>
            <w:tcBorders>
              <w:top w:val="single" w:sz="4" w:space="0" w:color="2F5496"/>
            </w:tcBorders>
            <w:shd w:val="clear" w:color="auto" w:fill="D9E2F3"/>
          </w:tcPr>
          <w:p w14:paraId="0C541A02" w14:textId="17076568" w:rsidR="004610D9" w:rsidRPr="009231B9" w:rsidRDefault="00B9431A" w:rsidP="009231B9">
            <w:pPr>
              <w:spacing w:line="240" w:lineRule="atLeast"/>
              <w:rPr>
                <w:rFonts w:ascii="Calibri" w:hAnsi="Calibri"/>
                <w:b/>
                <w:bCs/>
                <w:sz w:val="20"/>
                <w:szCs w:val="20"/>
              </w:rPr>
            </w:pPr>
            <w:r>
              <w:rPr>
                <w:rFonts w:ascii="Calibri" w:hAnsi="Calibri"/>
                <w:b/>
                <w:bCs/>
                <w:sz w:val="20"/>
                <w:szCs w:val="20"/>
              </w:rPr>
              <w:t xml:space="preserve">Adjunct Professor </w:t>
            </w:r>
            <w:r w:rsidR="00DB3B0F">
              <w:rPr>
                <w:rFonts w:ascii="Calibri" w:hAnsi="Calibri"/>
                <w:b/>
                <w:bCs/>
                <w:sz w:val="20"/>
                <w:szCs w:val="20"/>
              </w:rPr>
              <w:t xml:space="preserve">Computer Science </w:t>
            </w:r>
          </w:p>
        </w:tc>
        <w:tc>
          <w:tcPr>
            <w:tcW w:w="990" w:type="dxa"/>
            <w:tcBorders>
              <w:top w:val="single" w:sz="4" w:space="0" w:color="2F5496"/>
            </w:tcBorders>
            <w:shd w:val="clear" w:color="auto" w:fill="D9E2F3"/>
          </w:tcPr>
          <w:p w14:paraId="11768862" w14:textId="77777777" w:rsidR="004610D9" w:rsidRPr="009231B9" w:rsidRDefault="004610D9" w:rsidP="009231B9">
            <w:pPr>
              <w:spacing w:line="240" w:lineRule="atLeast"/>
              <w:rPr>
                <w:rFonts w:ascii="Calibri" w:hAnsi="Calibri"/>
                <w:b/>
                <w:sz w:val="20"/>
                <w:szCs w:val="20"/>
              </w:rPr>
            </w:pPr>
          </w:p>
        </w:tc>
      </w:tr>
    </w:tbl>
    <w:p w14:paraId="385B0B57" w14:textId="602AFE43" w:rsidR="006D00FD" w:rsidRPr="009231B9" w:rsidRDefault="0058123F" w:rsidP="000B5A72">
      <w:pPr>
        <w:numPr>
          <w:ilvl w:val="0"/>
          <w:numId w:val="10"/>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6D00FD" w:rsidRPr="009231B9">
        <w:rPr>
          <w:rFonts w:ascii="Calibri" w:hAnsi="Calibri"/>
          <w:sz w:val="20"/>
          <w:szCs w:val="20"/>
          <w:lang w:val="en-CA" w:eastAsia="hi-IN" w:bidi="hi-IN"/>
        </w:rPr>
        <w:t xml:space="preserve">aught CET 207 Small Office Implementation and Network Connectivity. This course prepares students on the fundamentals of networking in small to medium size organizations. I taught students how to install, configure and operation of network operating systems. This includes but is not limited to network protocols, IP subnet mask, decimal, binary, hexadecimal conversions, identification of IP classification, configuring Proxy Servers, DHCP Servers and </w:t>
      </w:r>
      <w:r w:rsidR="00E02F75" w:rsidRPr="009231B9">
        <w:rPr>
          <w:rFonts w:ascii="Calibri" w:hAnsi="Calibri"/>
          <w:sz w:val="20"/>
          <w:szCs w:val="20"/>
          <w:lang w:val="en-CA" w:eastAsia="hi-IN" w:bidi="hi-IN"/>
        </w:rPr>
        <w:t>firewalls</w:t>
      </w:r>
      <w:r w:rsidR="006D00FD" w:rsidRPr="009231B9">
        <w:rPr>
          <w:rFonts w:ascii="Calibri" w:hAnsi="Calibri"/>
          <w:sz w:val="20"/>
          <w:szCs w:val="20"/>
          <w:lang w:val="en-CA" w:eastAsia="hi-IN" w:bidi="hi-IN"/>
        </w:rPr>
        <w:t xml:space="preserve"> in the IP environment.</w:t>
      </w:r>
    </w:p>
    <w:p w14:paraId="17CED2A3" w14:textId="476F60E5" w:rsidR="006D00FD" w:rsidRPr="009231B9" w:rsidRDefault="0058123F" w:rsidP="000B5A72">
      <w:pPr>
        <w:numPr>
          <w:ilvl w:val="0"/>
          <w:numId w:val="10"/>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6D00FD" w:rsidRPr="009231B9">
        <w:rPr>
          <w:rFonts w:ascii="Calibri" w:hAnsi="Calibri"/>
          <w:sz w:val="20"/>
          <w:szCs w:val="20"/>
          <w:lang w:val="en-CA" w:eastAsia="hi-IN" w:bidi="hi-IN"/>
        </w:rPr>
        <w:t xml:space="preserve">aught CIS 101 Introduction to Information Technology. This course provides a conceptual foundation of the history, and organization past and present. I taught the significance of the impact of events affecting the computer field and define the role of information technology in various markets. I taught a high level of computer systems including hardware, </w:t>
      </w:r>
      <w:r w:rsidR="004A74EA" w:rsidRPr="009231B9">
        <w:rPr>
          <w:rFonts w:ascii="Calibri" w:hAnsi="Calibri"/>
          <w:sz w:val="20"/>
          <w:szCs w:val="20"/>
          <w:lang w:val="en-CA" w:eastAsia="hi-IN" w:bidi="hi-IN"/>
        </w:rPr>
        <w:t>software,</w:t>
      </w:r>
      <w:r w:rsidR="006D00FD" w:rsidRPr="009231B9">
        <w:rPr>
          <w:rFonts w:ascii="Calibri" w:hAnsi="Calibri"/>
          <w:sz w:val="20"/>
          <w:szCs w:val="20"/>
          <w:lang w:val="en-CA" w:eastAsia="hi-IN" w:bidi="hi-IN"/>
        </w:rPr>
        <w:t xml:space="preserve"> and networking. Discuss key technologies and define terminologies. Complete a basic project on a historical event of the computer revolution. Analyze the systems development life cycle. Analyze the history of computers.</w:t>
      </w:r>
    </w:p>
    <w:p w14:paraId="74737C5F" w14:textId="45E703DD" w:rsidR="004610D9" w:rsidRPr="009231B9" w:rsidRDefault="0058123F" w:rsidP="000B5A72">
      <w:pPr>
        <w:numPr>
          <w:ilvl w:val="0"/>
          <w:numId w:val="10"/>
        </w:numPr>
        <w:spacing w:line="240" w:lineRule="atLeast"/>
        <w:jc w:val="both"/>
        <w:rPr>
          <w:rFonts w:ascii="Calibri" w:hAnsi="Calibri"/>
          <w:sz w:val="20"/>
          <w:szCs w:val="20"/>
          <w:lang w:val="en-CA" w:eastAsia="hi-IN" w:bidi="hi-IN"/>
        </w:rPr>
      </w:pPr>
      <w:r>
        <w:rPr>
          <w:rFonts w:ascii="Calibri" w:hAnsi="Calibri"/>
          <w:sz w:val="20"/>
          <w:szCs w:val="20"/>
          <w:lang w:val="en-CA" w:eastAsia="hi-IN" w:bidi="hi-IN"/>
        </w:rPr>
        <w:t>T</w:t>
      </w:r>
      <w:r w:rsidR="006D00FD" w:rsidRPr="009231B9">
        <w:rPr>
          <w:rFonts w:ascii="Calibri" w:hAnsi="Calibri"/>
          <w:sz w:val="20"/>
          <w:szCs w:val="20"/>
          <w:lang w:val="en-CA" w:eastAsia="hi-IN" w:bidi="hi-IN"/>
        </w:rPr>
        <w:t xml:space="preserve">aught CIS 202 Implementation and Support of Microsoft Environments. The course is designed to be a complete, step-by-step approach for learning the fundamentals of implementing, </w:t>
      </w:r>
      <w:r w:rsidR="00AF23FC" w:rsidRPr="009231B9">
        <w:rPr>
          <w:rFonts w:ascii="Calibri" w:hAnsi="Calibri"/>
          <w:sz w:val="20"/>
          <w:szCs w:val="20"/>
          <w:lang w:val="en-CA" w:eastAsia="hi-IN" w:bidi="hi-IN"/>
        </w:rPr>
        <w:t>supporting,</w:t>
      </w:r>
      <w:r w:rsidR="006D00FD" w:rsidRPr="009231B9">
        <w:rPr>
          <w:rFonts w:ascii="Calibri" w:hAnsi="Calibri"/>
          <w:sz w:val="20"/>
          <w:szCs w:val="20"/>
          <w:lang w:val="en-CA" w:eastAsia="hi-IN" w:bidi="hi-IN"/>
        </w:rPr>
        <w:t xml:space="preserve"> and troubleshooting Microsoft Operating Systems. This includes but is not limited to installation of Windows 2000, Windows 2003 professional and server. I taught the </w:t>
      </w:r>
      <w:r w:rsidR="002E2416" w:rsidRPr="009231B9">
        <w:rPr>
          <w:rFonts w:ascii="Calibri" w:hAnsi="Calibri"/>
          <w:sz w:val="20"/>
          <w:szCs w:val="20"/>
          <w:lang w:val="en-CA" w:eastAsia="hi-IN" w:bidi="hi-IN"/>
        </w:rPr>
        <w:t>fundamentals</w:t>
      </w:r>
      <w:r w:rsidR="006D00FD" w:rsidRPr="009231B9">
        <w:rPr>
          <w:rFonts w:ascii="Calibri" w:hAnsi="Calibri"/>
          <w:sz w:val="20"/>
          <w:szCs w:val="20"/>
          <w:lang w:val="en-CA" w:eastAsia="hi-IN" w:bidi="hi-IN"/>
        </w:rPr>
        <w:t xml:space="preserve"> of how to install manage hardware and applications using Windows 2000, 2003, and XP. Taught how to use performance tuning tools, OS optimization and system utilities. I facilitated, mentored and counseled, and coached the students to reach their full potential.</w:t>
      </w:r>
    </w:p>
    <w:p w14:paraId="0D773B75" w14:textId="77777777" w:rsidR="004610D9" w:rsidRPr="009231B9" w:rsidRDefault="004610D9" w:rsidP="009231B9">
      <w:pPr>
        <w:spacing w:line="240" w:lineRule="atLeast"/>
        <w:rPr>
          <w:rFonts w:ascii="Calibri" w:hAnsi="Calibri"/>
          <w:sz w:val="20"/>
          <w:szCs w:val="20"/>
        </w:rPr>
      </w:pPr>
    </w:p>
    <w:tbl>
      <w:tblPr>
        <w:tblW w:w="10800" w:type="dxa"/>
        <w:tblInd w:w="108" w:type="dxa"/>
        <w:tblLook w:val="04A0" w:firstRow="1" w:lastRow="0" w:firstColumn="1" w:lastColumn="0" w:noHBand="0" w:noVBand="1"/>
      </w:tblPr>
      <w:tblGrid>
        <w:gridCol w:w="6480"/>
        <w:gridCol w:w="3330"/>
        <w:gridCol w:w="990"/>
      </w:tblGrid>
      <w:tr w:rsidR="004610D9" w:rsidRPr="009231B9" w14:paraId="61EEFF10" w14:textId="77777777" w:rsidTr="000A4EBE">
        <w:tc>
          <w:tcPr>
            <w:tcW w:w="6480" w:type="dxa"/>
            <w:tcBorders>
              <w:top w:val="single" w:sz="4" w:space="0" w:color="2F5496"/>
              <w:left w:val="single" w:sz="4" w:space="0" w:color="2F5496"/>
              <w:bottom w:val="single" w:sz="4" w:space="0" w:color="2F5496"/>
              <w:right w:val="nil"/>
            </w:tcBorders>
            <w:shd w:val="clear" w:color="auto" w:fill="2F5496"/>
          </w:tcPr>
          <w:p w14:paraId="32309D32" w14:textId="77777777" w:rsidR="004610D9" w:rsidRPr="009231B9" w:rsidRDefault="006D00FD" w:rsidP="009231B9">
            <w:pPr>
              <w:spacing w:line="240" w:lineRule="atLeast"/>
              <w:rPr>
                <w:rFonts w:ascii="Calibri" w:hAnsi="Calibri"/>
                <w:b/>
                <w:bCs/>
                <w:color w:val="FFFFFF"/>
                <w:sz w:val="20"/>
                <w:szCs w:val="20"/>
              </w:rPr>
            </w:pPr>
            <w:proofErr w:type="gramStart"/>
            <w:r w:rsidRPr="009231B9">
              <w:rPr>
                <w:rFonts w:ascii="Calibri" w:hAnsi="Calibri"/>
                <w:b/>
                <w:bCs/>
                <w:color w:val="FFFFFF"/>
                <w:sz w:val="20"/>
                <w:szCs w:val="20"/>
              </w:rPr>
              <w:t>Jacksonville ,FL</w:t>
            </w:r>
            <w:proofErr w:type="gramEnd"/>
            <w:r w:rsidRPr="009231B9">
              <w:rPr>
                <w:rFonts w:ascii="Calibri" w:hAnsi="Calibri"/>
                <w:b/>
                <w:bCs/>
                <w:color w:val="FFFFFF"/>
                <w:sz w:val="20"/>
                <w:szCs w:val="20"/>
              </w:rPr>
              <w:t xml:space="preserve"> Blue Cross Blue Shield of Florida</w:t>
            </w:r>
          </w:p>
        </w:tc>
        <w:tc>
          <w:tcPr>
            <w:tcW w:w="4320" w:type="dxa"/>
            <w:gridSpan w:val="2"/>
            <w:tcBorders>
              <w:top w:val="single" w:sz="4" w:space="0" w:color="2F5496"/>
              <w:left w:val="nil"/>
              <w:bottom w:val="single" w:sz="4" w:space="0" w:color="2F5496"/>
              <w:right w:val="single" w:sz="4" w:space="0" w:color="2F5496"/>
            </w:tcBorders>
            <w:shd w:val="clear" w:color="auto" w:fill="2F5496"/>
          </w:tcPr>
          <w:p w14:paraId="0E0B48A8" w14:textId="77777777" w:rsidR="004610D9" w:rsidRPr="009231B9" w:rsidRDefault="006D00FD" w:rsidP="009231B9">
            <w:pPr>
              <w:spacing w:line="240" w:lineRule="atLeast"/>
              <w:jc w:val="right"/>
              <w:rPr>
                <w:rFonts w:ascii="Calibri" w:hAnsi="Calibri"/>
                <w:b/>
                <w:bCs/>
                <w:color w:val="FFFFFF"/>
                <w:sz w:val="20"/>
                <w:szCs w:val="20"/>
              </w:rPr>
            </w:pPr>
            <w:r w:rsidRPr="009231B9">
              <w:rPr>
                <w:rFonts w:ascii="Calibri" w:hAnsi="Calibri"/>
                <w:b/>
                <w:bCs/>
                <w:color w:val="FFFFFF"/>
                <w:sz w:val="20"/>
                <w:szCs w:val="20"/>
              </w:rPr>
              <w:t>September 2000 - December 2010</w:t>
            </w:r>
          </w:p>
        </w:tc>
      </w:tr>
      <w:tr w:rsidR="004610D9" w:rsidRPr="009231B9" w14:paraId="7A147C96" w14:textId="77777777" w:rsidTr="000A4EBE">
        <w:tc>
          <w:tcPr>
            <w:tcW w:w="9810" w:type="dxa"/>
            <w:gridSpan w:val="2"/>
            <w:tcBorders>
              <w:top w:val="single" w:sz="4" w:space="0" w:color="2F5496"/>
            </w:tcBorders>
            <w:shd w:val="clear" w:color="auto" w:fill="D9E2F3"/>
          </w:tcPr>
          <w:p w14:paraId="28BC0532" w14:textId="233AD06F" w:rsidR="004610D9" w:rsidRPr="009231B9" w:rsidRDefault="002D287B" w:rsidP="009231B9">
            <w:pPr>
              <w:spacing w:line="240" w:lineRule="atLeast"/>
              <w:rPr>
                <w:rFonts w:ascii="Calibri" w:hAnsi="Calibri"/>
                <w:b/>
                <w:bCs/>
                <w:sz w:val="20"/>
                <w:szCs w:val="20"/>
              </w:rPr>
            </w:pPr>
            <w:r>
              <w:rPr>
                <w:rFonts w:ascii="Calibri" w:hAnsi="Calibri"/>
                <w:b/>
                <w:bCs/>
                <w:sz w:val="20"/>
                <w:szCs w:val="20"/>
              </w:rPr>
              <w:t xml:space="preserve">Network </w:t>
            </w:r>
            <w:r w:rsidR="006D00FD" w:rsidRPr="009231B9">
              <w:rPr>
                <w:rFonts w:ascii="Calibri" w:hAnsi="Calibri"/>
                <w:b/>
                <w:bCs/>
                <w:sz w:val="20"/>
                <w:szCs w:val="20"/>
              </w:rPr>
              <w:t xml:space="preserve">System </w:t>
            </w:r>
            <w:r w:rsidR="00B1293C">
              <w:rPr>
                <w:rFonts w:ascii="Calibri" w:hAnsi="Calibri"/>
                <w:b/>
                <w:bCs/>
                <w:sz w:val="20"/>
                <w:szCs w:val="20"/>
              </w:rPr>
              <w:t>Administrator</w:t>
            </w:r>
          </w:p>
        </w:tc>
        <w:tc>
          <w:tcPr>
            <w:tcW w:w="990" w:type="dxa"/>
            <w:tcBorders>
              <w:top w:val="single" w:sz="4" w:space="0" w:color="2F5496"/>
            </w:tcBorders>
            <w:shd w:val="clear" w:color="auto" w:fill="D9E2F3"/>
          </w:tcPr>
          <w:p w14:paraId="502016B8" w14:textId="77777777" w:rsidR="004610D9" w:rsidRPr="009231B9" w:rsidRDefault="004610D9" w:rsidP="009231B9">
            <w:pPr>
              <w:spacing w:line="240" w:lineRule="atLeast"/>
              <w:rPr>
                <w:rFonts w:ascii="Calibri" w:hAnsi="Calibri"/>
                <w:b/>
                <w:sz w:val="20"/>
                <w:szCs w:val="20"/>
              </w:rPr>
            </w:pPr>
          </w:p>
        </w:tc>
      </w:tr>
    </w:tbl>
    <w:p w14:paraId="7EFC8E55" w14:textId="77777777" w:rsidR="006D00FD" w:rsidRPr="009231B9" w:rsidRDefault="006D00FD" w:rsidP="009231B9">
      <w:pPr>
        <w:spacing w:line="240" w:lineRule="atLeast"/>
        <w:jc w:val="both"/>
        <w:rPr>
          <w:rFonts w:ascii="Calibri" w:hAnsi="Calibri"/>
          <w:i/>
          <w:sz w:val="20"/>
          <w:szCs w:val="20"/>
          <w:lang w:val="en-CA" w:eastAsia="hi-IN" w:bidi="hi-IN"/>
        </w:rPr>
      </w:pPr>
      <w:r w:rsidRPr="009231B9">
        <w:rPr>
          <w:rFonts w:ascii="Calibri" w:hAnsi="Calibri"/>
          <w:i/>
          <w:sz w:val="20"/>
          <w:szCs w:val="20"/>
          <w:lang w:val="en-CA" w:eastAsia="hi-IN" w:bidi="hi-IN"/>
        </w:rPr>
        <w:t xml:space="preserve">BCBSSFL is the largest healthcare provider in the </w:t>
      </w:r>
      <w:r w:rsidR="00E02F75" w:rsidRPr="009231B9">
        <w:rPr>
          <w:rFonts w:ascii="Calibri" w:hAnsi="Calibri"/>
          <w:i/>
          <w:sz w:val="20"/>
          <w:szCs w:val="20"/>
          <w:lang w:val="en-CA" w:eastAsia="hi-IN" w:bidi="hi-IN"/>
        </w:rPr>
        <w:t>southeast</w:t>
      </w:r>
      <w:r w:rsidRPr="009231B9">
        <w:rPr>
          <w:rFonts w:ascii="Calibri" w:hAnsi="Calibri"/>
          <w:i/>
          <w:sz w:val="20"/>
          <w:szCs w:val="20"/>
          <w:lang w:val="en-CA" w:eastAsia="hi-IN" w:bidi="hi-IN"/>
        </w:rPr>
        <w:t xml:space="preserve"> United States. BCBSFL primarily focus is </w:t>
      </w:r>
      <w:proofErr w:type="gramStart"/>
      <w:r w:rsidRPr="009231B9">
        <w:rPr>
          <w:rFonts w:ascii="Calibri" w:hAnsi="Calibri"/>
          <w:i/>
          <w:sz w:val="20"/>
          <w:szCs w:val="20"/>
          <w:lang w:val="en-CA" w:eastAsia="hi-IN" w:bidi="hi-IN"/>
        </w:rPr>
        <w:t>in</w:t>
      </w:r>
      <w:proofErr w:type="gramEnd"/>
      <w:r w:rsidRPr="009231B9">
        <w:rPr>
          <w:rFonts w:ascii="Calibri" w:hAnsi="Calibri"/>
          <w:i/>
          <w:sz w:val="20"/>
          <w:szCs w:val="20"/>
          <w:lang w:val="en-CA" w:eastAsia="hi-IN" w:bidi="hi-IN"/>
        </w:rPr>
        <w:t xml:space="preserve"> the health industry, but BCBSF is more than a health insurer. In response to a vastly changing marketplace, they are involved with companies to meet the diverse needs of the health industry overall.  </w:t>
      </w:r>
    </w:p>
    <w:p w14:paraId="39ED5F38" w14:textId="77777777" w:rsidR="006D00FD" w:rsidRPr="009231B9" w:rsidRDefault="006D00FD" w:rsidP="009231B9">
      <w:pPr>
        <w:spacing w:line="240" w:lineRule="atLeast"/>
        <w:jc w:val="both"/>
        <w:rPr>
          <w:rFonts w:ascii="Calibri" w:hAnsi="Calibri"/>
          <w:sz w:val="20"/>
          <w:szCs w:val="20"/>
          <w:lang w:val="en-CA" w:eastAsia="hi-IN" w:bidi="hi-IN"/>
        </w:rPr>
      </w:pPr>
    </w:p>
    <w:p w14:paraId="626AC96C" w14:textId="1835BC0E"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Team lead </w:t>
      </w:r>
      <w:r w:rsidR="008D0520">
        <w:rPr>
          <w:rFonts w:ascii="Calibri" w:hAnsi="Calibri"/>
          <w:sz w:val="20"/>
          <w:szCs w:val="20"/>
          <w:lang w:val="en-CA" w:eastAsia="hi-IN" w:bidi="hi-IN"/>
        </w:rPr>
        <w:t xml:space="preserve">/ Project Manager </w:t>
      </w:r>
      <w:r w:rsidRPr="009231B9">
        <w:rPr>
          <w:rFonts w:ascii="Calibri" w:hAnsi="Calibri"/>
          <w:sz w:val="20"/>
          <w:szCs w:val="20"/>
          <w:lang w:val="en-CA" w:eastAsia="hi-IN" w:bidi="hi-IN"/>
        </w:rPr>
        <w:t xml:space="preserve">for HIPAA Windows Remediation. Responsible for assembling, coaching, and motivating HIPAA Remediation team to minimize negative impacts of security risks while optimizing costs by minimizing administrative cost for server data migrations operations and computer security administration. Responsible for migration on multiple domain model of 10,000 plus users in US, India, Puerto Rico, </w:t>
      </w:r>
      <w:r w:rsidR="002E2416" w:rsidRPr="009231B9">
        <w:rPr>
          <w:rFonts w:ascii="Calibri" w:hAnsi="Calibri"/>
          <w:sz w:val="20"/>
          <w:szCs w:val="20"/>
          <w:lang w:val="en-CA" w:eastAsia="hi-IN" w:bidi="hi-IN"/>
        </w:rPr>
        <w:t>Mexico,</w:t>
      </w:r>
      <w:r w:rsidRPr="009231B9">
        <w:rPr>
          <w:rFonts w:ascii="Calibri" w:hAnsi="Calibri"/>
          <w:sz w:val="20"/>
          <w:szCs w:val="20"/>
          <w:lang w:val="en-CA" w:eastAsia="hi-IN" w:bidi="hi-IN"/>
        </w:rPr>
        <w:t xml:space="preserve"> and Florida.</w:t>
      </w:r>
    </w:p>
    <w:p w14:paraId="35BE2B85" w14:textId="77777777"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Performed under capacity of technical lead for LAN operation and administration. I created group policies for role basing users account for HIPAA compliance. I Designed Support Plans and Request plans that were efficient. I created tools that saved the company money and time.  I participated in data migration at the data center. </w:t>
      </w:r>
    </w:p>
    <w:p w14:paraId="5B986DBF" w14:textId="0C9F1D53"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 led a team of 11 in remediation of data on MS Exchange Servers, SQL </w:t>
      </w:r>
      <w:r w:rsidR="004A74EA" w:rsidRPr="009231B9">
        <w:rPr>
          <w:rFonts w:ascii="Calibri" w:hAnsi="Calibri"/>
          <w:sz w:val="20"/>
          <w:szCs w:val="20"/>
          <w:lang w:val="en-CA" w:eastAsia="hi-IN" w:bidi="hi-IN"/>
        </w:rPr>
        <w:t>Servers,</w:t>
      </w:r>
      <w:r w:rsidRPr="009231B9">
        <w:rPr>
          <w:rFonts w:ascii="Calibri" w:hAnsi="Calibri"/>
          <w:sz w:val="20"/>
          <w:szCs w:val="20"/>
          <w:lang w:val="en-CA" w:eastAsia="hi-IN" w:bidi="hi-IN"/>
        </w:rPr>
        <w:t xml:space="preserve"> and Windows 2000 and 2003 Servers. I migrated users’ data using Robo copy utility and created batch files. I utilized reports to manage data in Bind-view which pulled information from active directory on </w:t>
      </w:r>
      <w:r w:rsidR="004A74EA" w:rsidRPr="009231B9">
        <w:rPr>
          <w:rFonts w:ascii="Calibri" w:hAnsi="Calibri"/>
          <w:sz w:val="20"/>
          <w:szCs w:val="20"/>
          <w:lang w:val="en-CA" w:eastAsia="hi-IN" w:bidi="hi-IN"/>
        </w:rPr>
        <w:t>user’s</w:t>
      </w:r>
      <w:r w:rsidRPr="009231B9">
        <w:rPr>
          <w:rFonts w:ascii="Calibri" w:hAnsi="Calibri"/>
          <w:sz w:val="20"/>
          <w:szCs w:val="20"/>
          <w:lang w:val="en-CA" w:eastAsia="hi-IN" w:bidi="hi-IN"/>
        </w:rPr>
        <w:t xml:space="preserve"> accounts. I eventually wrote an application for my team that allowed mas edits on user and groups and creations of public folders in active directory in Visual Basic 6.  I was responsible for migrating 500 users 80 application from Citrix XP Farm from versions 4.0 to 4.5. I performed systems administration on multiple platforms. i.e. </w:t>
      </w:r>
      <w:r w:rsidR="00EB72C3" w:rsidRPr="00EB72C3">
        <w:rPr>
          <w:rFonts w:ascii="Calibri" w:hAnsi="Calibri"/>
          <w:sz w:val="20"/>
          <w:szCs w:val="20"/>
          <w:lang w:val="en-CA" w:eastAsia="hi-IN" w:bidi="hi-IN"/>
        </w:rPr>
        <w:t>Linux</w:t>
      </w:r>
      <w:r w:rsidRPr="009231B9">
        <w:rPr>
          <w:rFonts w:ascii="Calibri" w:hAnsi="Calibri"/>
          <w:sz w:val="20"/>
          <w:szCs w:val="20"/>
          <w:lang w:val="en-CA" w:eastAsia="hi-IN" w:bidi="hi-IN"/>
        </w:rPr>
        <w:t xml:space="preserve">, Windows, and mainframe environments. Areas of administration included but not limited to </w:t>
      </w:r>
      <w:proofErr w:type="spellStart"/>
      <w:r w:rsidRPr="009231B9">
        <w:rPr>
          <w:rFonts w:ascii="Calibri" w:hAnsi="Calibri"/>
          <w:sz w:val="20"/>
          <w:szCs w:val="20"/>
          <w:lang w:val="en-CA" w:eastAsia="hi-IN" w:bidi="hi-IN"/>
        </w:rPr>
        <w:t>Ms</w:t>
      </w:r>
      <w:proofErr w:type="spellEnd"/>
      <w:r w:rsidRPr="009231B9">
        <w:rPr>
          <w:rFonts w:ascii="Calibri" w:hAnsi="Calibri"/>
          <w:sz w:val="20"/>
          <w:szCs w:val="20"/>
          <w:lang w:val="en-CA" w:eastAsia="hi-IN" w:bidi="hi-IN"/>
        </w:rPr>
        <w:t xml:space="preserve"> Exchange, Citrix Server 4.0 -5 on Windows 2000-2003.</w:t>
      </w:r>
    </w:p>
    <w:p w14:paraId="01B72FD4" w14:textId="39CE3B31"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Successfully produced over 250 packages using WISE Installation Studio, SCCM and Install Shield 2009. I also did major deployments using I-Command. This process encompassed the SDLC. This included Development, Testing and deployments </w:t>
      </w:r>
      <w:r w:rsidR="004A74EA" w:rsidRPr="009231B9">
        <w:rPr>
          <w:rFonts w:ascii="Calibri" w:hAnsi="Calibri"/>
          <w:sz w:val="20"/>
          <w:szCs w:val="20"/>
          <w:lang w:val="en-CA" w:eastAsia="hi-IN" w:bidi="hi-IN"/>
        </w:rPr>
        <w:t>of 1000</w:t>
      </w:r>
      <w:r w:rsidRPr="009231B9">
        <w:rPr>
          <w:rFonts w:ascii="Calibri" w:hAnsi="Calibri"/>
          <w:sz w:val="20"/>
          <w:szCs w:val="20"/>
          <w:lang w:val="en-CA" w:eastAsia="hi-IN" w:bidi="hi-IN"/>
        </w:rPr>
        <w:t xml:space="preserve"> servers and 8000 workstations. </w:t>
      </w:r>
    </w:p>
    <w:p w14:paraId="6BB279A8" w14:textId="77777777"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Designed, tested, configured, and installed SMS 2003 and SCCM. 2007 on production and development environments.</w:t>
      </w:r>
    </w:p>
    <w:p w14:paraId="38F2113A" w14:textId="421514B6" w:rsidR="006D00FD"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Implementation and </w:t>
      </w:r>
      <w:r w:rsidR="000526F1">
        <w:rPr>
          <w:rFonts w:ascii="Calibri" w:hAnsi="Calibri"/>
          <w:sz w:val="20"/>
          <w:szCs w:val="20"/>
          <w:lang w:val="en-CA" w:eastAsia="hi-IN" w:bidi="hi-IN"/>
        </w:rPr>
        <w:t>utilization</w:t>
      </w:r>
      <w:r w:rsidRPr="009231B9">
        <w:rPr>
          <w:rFonts w:ascii="Calibri" w:hAnsi="Calibri"/>
          <w:sz w:val="20"/>
          <w:szCs w:val="20"/>
          <w:lang w:val="en-CA" w:eastAsia="hi-IN" w:bidi="hi-IN"/>
        </w:rPr>
        <w:t xml:space="preserve"> of </w:t>
      </w:r>
      <w:r w:rsidR="00F02037">
        <w:rPr>
          <w:rFonts w:ascii="Calibri" w:hAnsi="Calibri"/>
          <w:sz w:val="20"/>
          <w:szCs w:val="20"/>
          <w:lang w:val="en-CA" w:eastAsia="hi-IN" w:bidi="hi-IN"/>
        </w:rPr>
        <w:t>Admi studio</w:t>
      </w:r>
      <w:r w:rsidR="000526F1">
        <w:rPr>
          <w:rFonts w:ascii="Calibri" w:hAnsi="Calibri"/>
          <w:sz w:val="20"/>
          <w:szCs w:val="20"/>
          <w:lang w:val="en-CA" w:eastAsia="hi-IN" w:bidi="hi-IN"/>
        </w:rPr>
        <w:t xml:space="preserve"> for repackaging applications and </w:t>
      </w:r>
      <w:r w:rsidRPr="009231B9">
        <w:rPr>
          <w:rFonts w:ascii="Calibri" w:hAnsi="Calibri"/>
          <w:sz w:val="20"/>
          <w:szCs w:val="20"/>
          <w:lang w:val="en-CA" w:eastAsia="hi-IN" w:bidi="hi-IN"/>
        </w:rPr>
        <w:t>Systems Center Configuration Manager 2007</w:t>
      </w:r>
      <w:r w:rsidR="000526F1">
        <w:rPr>
          <w:rFonts w:ascii="Calibri" w:hAnsi="Calibri"/>
          <w:sz w:val="20"/>
          <w:szCs w:val="20"/>
          <w:lang w:val="en-CA" w:eastAsia="hi-IN" w:bidi="hi-IN"/>
        </w:rPr>
        <w:t xml:space="preserve"> to deploy the applications.</w:t>
      </w:r>
    </w:p>
    <w:p w14:paraId="398BBDE8" w14:textId="334E66DC" w:rsidR="00A812A7" w:rsidRDefault="00EE7C85" w:rsidP="000B5A72">
      <w:pPr>
        <w:numPr>
          <w:ilvl w:val="0"/>
          <w:numId w:val="11"/>
        </w:numPr>
        <w:spacing w:line="240" w:lineRule="atLeast"/>
        <w:jc w:val="both"/>
        <w:rPr>
          <w:rFonts w:ascii="Calibri" w:hAnsi="Calibri"/>
          <w:sz w:val="20"/>
          <w:szCs w:val="20"/>
          <w:lang w:val="en-CA" w:eastAsia="hi-IN" w:bidi="hi-IN"/>
        </w:rPr>
      </w:pPr>
      <w:r w:rsidRPr="00EE7C85">
        <w:rPr>
          <w:rFonts w:ascii="Calibri" w:hAnsi="Calibri"/>
          <w:sz w:val="20"/>
          <w:szCs w:val="20"/>
          <w:lang w:val="en-CA" w:eastAsia="hi-IN" w:bidi="hi-IN"/>
        </w:rPr>
        <w:t xml:space="preserve">Integration and troubleshooting of vendor supplied </w:t>
      </w:r>
      <w:r w:rsidR="002E2416">
        <w:rPr>
          <w:rFonts w:ascii="Calibri" w:hAnsi="Calibri"/>
          <w:sz w:val="20"/>
          <w:szCs w:val="20"/>
          <w:lang w:val="en-CA" w:eastAsia="hi-IN" w:bidi="hi-IN"/>
        </w:rPr>
        <w:t>MSI</w:t>
      </w:r>
      <w:r w:rsidRPr="00EE7C85">
        <w:rPr>
          <w:rFonts w:ascii="Calibri" w:hAnsi="Calibri"/>
          <w:sz w:val="20"/>
          <w:szCs w:val="20"/>
          <w:lang w:val="en-CA" w:eastAsia="hi-IN" w:bidi="hi-IN"/>
        </w:rPr>
        <w:t xml:space="preserve"> installations using Wise Package Studio, Admin</w:t>
      </w:r>
      <w:r w:rsidR="004A74EA">
        <w:rPr>
          <w:rFonts w:ascii="Calibri" w:hAnsi="Calibri"/>
          <w:sz w:val="20"/>
          <w:szCs w:val="20"/>
          <w:lang w:val="en-CA" w:eastAsia="hi-IN" w:bidi="hi-IN"/>
        </w:rPr>
        <w:t xml:space="preserve"> </w:t>
      </w:r>
      <w:r w:rsidRPr="00EE7C85">
        <w:rPr>
          <w:rFonts w:ascii="Calibri" w:hAnsi="Calibri"/>
          <w:sz w:val="20"/>
          <w:szCs w:val="20"/>
          <w:lang w:val="en-CA" w:eastAsia="hi-IN" w:bidi="hi-IN"/>
        </w:rPr>
        <w:t>Studio,</w:t>
      </w:r>
      <w:r w:rsidR="00886C06">
        <w:rPr>
          <w:rFonts w:ascii="Calibri" w:hAnsi="Calibri"/>
          <w:sz w:val="20"/>
          <w:szCs w:val="20"/>
          <w:lang w:val="en-CA" w:eastAsia="hi-IN" w:bidi="hi-IN"/>
        </w:rPr>
        <w:t xml:space="preserve"> </w:t>
      </w:r>
      <w:proofErr w:type="spellStart"/>
      <w:r w:rsidR="00886C06">
        <w:rPr>
          <w:rFonts w:ascii="Calibri" w:hAnsi="Calibri"/>
          <w:sz w:val="20"/>
          <w:szCs w:val="20"/>
          <w:lang w:val="en-CA" w:eastAsia="hi-IN" w:bidi="hi-IN"/>
        </w:rPr>
        <w:t>Installshield</w:t>
      </w:r>
      <w:proofErr w:type="spellEnd"/>
      <w:r w:rsidRPr="00EE7C85">
        <w:rPr>
          <w:rFonts w:ascii="Calibri" w:hAnsi="Calibri"/>
          <w:sz w:val="20"/>
          <w:szCs w:val="20"/>
          <w:lang w:val="en-CA" w:eastAsia="hi-IN" w:bidi="hi-IN"/>
        </w:rPr>
        <w:t xml:space="preserve"> and</w:t>
      </w:r>
      <w:r>
        <w:rPr>
          <w:rFonts w:ascii="Calibri" w:hAnsi="Calibri"/>
          <w:sz w:val="20"/>
          <w:szCs w:val="20"/>
          <w:lang w:val="en-CA" w:eastAsia="hi-IN" w:bidi="hi-IN"/>
        </w:rPr>
        <w:t xml:space="preserve"> Flexera.</w:t>
      </w:r>
    </w:p>
    <w:p w14:paraId="41012CF8" w14:textId="77777777"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Utilized OSD and MDT within SCCM 2007. Performed SCCM client installation, software distribution, remote control, and other SMS issues. </w:t>
      </w:r>
    </w:p>
    <w:p w14:paraId="65270F11" w14:textId="253F2162"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Setup and configured SCCM Operating System Deployment (OSD) for Windows XP and Windows 7, this also included managing all task sequences/images for the different HALs on XP as well as Windows 7Successfully worked on design and deployment of mid to large scale SMS infrastructures for up to 125,000 seats. Performed SCCM Administration, deployment, packaging, network inventory, </w:t>
      </w:r>
      <w:r w:rsidR="00C501AF" w:rsidRPr="009231B9">
        <w:rPr>
          <w:rFonts w:ascii="Calibri" w:hAnsi="Calibri"/>
          <w:sz w:val="20"/>
          <w:szCs w:val="20"/>
          <w:lang w:val="en-CA" w:eastAsia="hi-IN" w:bidi="hi-IN"/>
        </w:rPr>
        <w:t>installer,</w:t>
      </w:r>
      <w:r w:rsidRPr="009231B9">
        <w:rPr>
          <w:rFonts w:ascii="Calibri" w:hAnsi="Calibri"/>
          <w:sz w:val="20"/>
          <w:szCs w:val="20"/>
          <w:lang w:val="en-CA" w:eastAsia="hi-IN" w:bidi="hi-IN"/>
        </w:rPr>
        <w:t xml:space="preserve"> and network designing.</w:t>
      </w:r>
    </w:p>
    <w:p w14:paraId="2679EB60" w14:textId="050689B8"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Installed </w:t>
      </w:r>
      <w:r w:rsidR="00C43FAA">
        <w:rPr>
          <w:rFonts w:ascii="Calibri" w:hAnsi="Calibri"/>
          <w:sz w:val="20"/>
          <w:szCs w:val="20"/>
          <w:lang w:val="en-CA" w:eastAsia="hi-IN" w:bidi="hi-IN"/>
        </w:rPr>
        <w:t>Sy</w:t>
      </w:r>
      <w:r w:rsidR="00FB698E">
        <w:rPr>
          <w:rFonts w:ascii="Calibri" w:hAnsi="Calibri"/>
          <w:sz w:val="20"/>
          <w:szCs w:val="20"/>
          <w:lang w:val="en-CA" w:eastAsia="hi-IN" w:bidi="hi-IN"/>
        </w:rPr>
        <w:t xml:space="preserve">mantec </w:t>
      </w:r>
      <w:r w:rsidRPr="009231B9">
        <w:rPr>
          <w:rFonts w:ascii="Calibri" w:hAnsi="Calibri"/>
          <w:sz w:val="20"/>
          <w:szCs w:val="20"/>
          <w:lang w:val="en-CA" w:eastAsia="hi-IN" w:bidi="hi-IN"/>
        </w:rPr>
        <w:t xml:space="preserve">Endpoint </w:t>
      </w:r>
      <w:r w:rsidR="00A47512">
        <w:rPr>
          <w:rFonts w:ascii="Calibri" w:hAnsi="Calibri"/>
          <w:sz w:val="20"/>
          <w:szCs w:val="20"/>
          <w:lang w:val="en-CA" w:eastAsia="hi-IN" w:bidi="hi-IN"/>
        </w:rPr>
        <w:t>Protection</w:t>
      </w:r>
      <w:r w:rsidR="00C078C0">
        <w:rPr>
          <w:rFonts w:ascii="Calibri" w:hAnsi="Calibri"/>
          <w:sz w:val="20"/>
          <w:szCs w:val="20"/>
          <w:lang w:val="en-CA" w:eastAsia="hi-IN" w:bidi="hi-IN"/>
        </w:rPr>
        <w:t xml:space="preserve"> </w:t>
      </w:r>
      <w:r w:rsidRPr="009231B9">
        <w:rPr>
          <w:rFonts w:ascii="Calibri" w:hAnsi="Calibri"/>
          <w:sz w:val="20"/>
          <w:szCs w:val="20"/>
          <w:lang w:val="en-CA" w:eastAsia="hi-IN" w:bidi="hi-IN"/>
        </w:rPr>
        <w:t xml:space="preserve">on </w:t>
      </w:r>
      <w:r w:rsidR="00537574">
        <w:rPr>
          <w:rFonts w:ascii="Calibri" w:hAnsi="Calibri"/>
          <w:sz w:val="20"/>
          <w:szCs w:val="20"/>
          <w:lang w:val="en-CA" w:eastAsia="hi-IN" w:bidi="hi-IN"/>
        </w:rPr>
        <w:t>Windows 200</w:t>
      </w:r>
      <w:r w:rsidR="002B1F8E">
        <w:rPr>
          <w:rFonts w:ascii="Calibri" w:hAnsi="Calibri"/>
          <w:sz w:val="20"/>
          <w:szCs w:val="20"/>
          <w:lang w:val="en-CA" w:eastAsia="hi-IN" w:bidi="hi-IN"/>
        </w:rPr>
        <w:t>3</w:t>
      </w:r>
      <w:r w:rsidR="00537574">
        <w:rPr>
          <w:rFonts w:ascii="Calibri" w:hAnsi="Calibri"/>
          <w:sz w:val="20"/>
          <w:szCs w:val="20"/>
          <w:lang w:val="en-CA" w:eastAsia="hi-IN" w:bidi="hi-IN"/>
        </w:rPr>
        <w:t xml:space="preserve"> and above</w:t>
      </w:r>
      <w:r w:rsidRPr="009231B9">
        <w:rPr>
          <w:rFonts w:ascii="Calibri" w:hAnsi="Calibri"/>
          <w:sz w:val="20"/>
          <w:szCs w:val="20"/>
          <w:lang w:val="en-CA" w:eastAsia="hi-IN" w:bidi="hi-IN"/>
        </w:rPr>
        <w:t>. Then installing the clients as per the requirements of the client. Applying various policies for protecting the network like firewall, application and device blocking, antivirus ant spam, intrusion prevention. Attended support calls onsite and offsite.</w:t>
      </w:r>
    </w:p>
    <w:p w14:paraId="2E478071" w14:textId="77777777"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Implementation of SCOM Server and Management Packs. Provided user support and training.</w:t>
      </w:r>
    </w:p>
    <w:p w14:paraId="08173C3B" w14:textId="547D311A"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 led wireless projects which included Blackberry, Wi-Fi and Verizon wireless project. I created the support plan and assisted in the design, development, </w:t>
      </w:r>
      <w:r w:rsidR="00B4412D" w:rsidRPr="009231B9">
        <w:rPr>
          <w:rFonts w:ascii="Calibri" w:hAnsi="Calibri"/>
          <w:sz w:val="20"/>
          <w:szCs w:val="20"/>
          <w:lang w:val="en-CA" w:eastAsia="hi-IN" w:bidi="hi-IN"/>
        </w:rPr>
        <w:t>implementation,</w:t>
      </w:r>
      <w:r w:rsidRPr="009231B9">
        <w:rPr>
          <w:rFonts w:ascii="Calibri" w:hAnsi="Calibri"/>
          <w:sz w:val="20"/>
          <w:szCs w:val="20"/>
          <w:lang w:val="en-CA" w:eastAsia="hi-IN" w:bidi="hi-IN"/>
        </w:rPr>
        <w:t xml:space="preserve"> and support of the wireless technologies. Created software packages with Install Shield,</w:t>
      </w:r>
      <w:r w:rsidR="00323CDF" w:rsidRPr="00323CDF">
        <w:t xml:space="preserve"> </w:t>
      </w:r>
      <w:r w:rsidR="00323CDF" w:rsidRPr="00323CDF">
        <w:rPr>
          <w:rFonts w:ascii="Calibri" w:hAnsi="Calibri"/>
          <w:sz w:val="20"/>
          <w:szCs w:val="20"/>
          <w:lang w:val="en-CA" w:eastAsia="hi-IN" w:bidi="hi-IN"/>
        </w:rPr>
        <w:t xml:space="preserve">Flexera </w:t>
      </w:r>
      <w:r w:rsidR="00323CDF">
        <w:rPr>
          <w:rFonts w:ascii="Calibri" w:hAnsi="Calibri"/>
          <w:sz w:val="20"/>
          <w:szCs w:val="20"/>
          <w:lang w:val="en-CA" w:eastAsia="hi-IN" w:bidi="hi-IN"/>
        </w:rPr>
        <w:t>Admin Studio,</w:t>
      </w:r>
      <w:r w:rsidR="00886C06">
        <w:rPr>
          <w:rFonts w:ascii="Calibri" w:hAnsi="Calibri"/>
          <w:sz w:val="20"/>
          <w:szCs w:val="20"/>
          <w:lang w:val="en-CA" w:eastAsia="hi-IN" w:bidi="hi-IN"/>
        </w:rPr>
        <w:t xml:space="preserve"> </w:t>
      </w:r>
      <w:proofErr w:type="spellStart"/>
      <w:r w:rsidR="00886C06">
        <w:rPr>
          <w:rFonts w:ascii="Calibri" w:hAnsi="Calibri"/>
          <w:sz w:val="20"/>
          <w:szCs w:val="20"/>
          <w:lang w:val="en-CA" w:eastAsia="hi-IN" w:bidi="hi-IN"/>
        </w:rPr>
        <w:t>Installshield</w:t>
      </w:r>
      <w:proofErr w:type="spellEnd"/>
      <w:r w:rsidR="00273141">
        <w:rPr>
          <w:rFonts w:ascii="Calibri" w:hAnsi="Calibri"/>
          <w:sz w:val="20"/>
          <w:szCs w:val="20"/>
          <w:lang w:val="en-CA" w:eastAsia="hi-IN" w:bidi="hi-IN"/>
        </w:rPr>
        <w:t>,</w:t>
      </w:r>
      <w:r w:rsidRPr="009231B9">
        <w:rPr>
          <w:rFonts w:ascii="Calibri" w:hAnsi="Calibri"/>
          <w:sz w:val="20"/>
          <w:szCs w:val="20"/>
          <w:lang w:val="en-CA" w:eastAsia="hi-IN" w:bidi="hi-IN"/>
        </w:rPr>
        <w:t xml:space="preserve"> Wise Packaging Studio, and Windows Installer and deployed with SCCM or I</w:t>
      </w:r>
      <w:r w:rsidR="004A74EA">
        <w:rPr>
          <w:rFonts w:ascii="Calibri" w:hAnsi="Calibri"/>
          <w:sz w:val="20"/>
          <w:szCs w:val="20"/>
          <w:lang w:val="en-CA" w:eastAsia="hi-IN" w:bidi="hi-IN"/>
        </w:rPr>
        <w:t>-</w:t>
      </w:r>
      <w:r w:rsidRPr="009231B9">
        <w:rPr>
          <w:rFonts w:ascii="Calibri" w:hAnsi="Calibri"/>
          <w:sz w:val="20"/>
          <w:szCs w:val="20"/>
          <w:lang w:val="en-CA" w:eastAsia="hi-IN" w:bidi="hi-IN"/>
        </w:rPr>
        <w:t>command or SMS. Created software packages with</w:t>
      </w:r>
      <w:r w:rsidR="003308BC">
        <w:rPr>
          <w:rFonts w:ascii="Calibri" w:hAnsi="Calibri"/>
          <w:sz w:val="20"/>
          <w:szCs w:val="20"/>
          <w:lang w:val="en-CA" w:eastAsia="hi-IN" w:bidi="hi-IN"/>
        </w:rPr>
        <w:t xml:space="preserve"> </w:t>
      </w:r>
      <w:r w:rsidR="00B4412D" w:rsidRPr="003308BC">
        <w:rPr>
          <w:rFonts w:ascii="Calibri" w:hAnsi="Calibri"/>
          <w:sz w:val="20"/>
          <w:szCs w:val="20"/>
          <w:lang w:val="en-CA" w:eastAsia="hi-IN" w:bidi="hi-IN"/>
        </w:rPr>
        <w:t xml:space="preserve">Flexera </w:t>
      </w:r>
      <w:r w:rsidR="00B4412D" w:rsidRPr="009231B9">
        <w:rPr>
          <w:rFonts w:ascii="Calibri" w:hAnsi="Calibri"/>
          <w:sz w:val="20"/>
          <w:szCs w:val="20"/>
          <w:lang w:val="en-CA" w:eastAsia="hi-IN" w:bidi="hi-IN"/>
        </w:rPr>
        <w:t>Install</w:t>
      </w:r>
      <w:r w:rsidRPr="009231B9">
        <w:rPr>
          <w:rFonts w:ascii="Calibri" w:hAnsi="Calibri"/>
          <w:sz w:val="20"/>
          <w:szCs w:val="20"/>
          <w:lang w:val="en-CA" w:eastAsia="hi-IN" w:bidi="hi-IN"/>
        </w:rPr>
        <w:t xml:space="preserve"> Shield, Wise Packaging Studio, and Windows Installer and deployed with SCCM or I</w:t>
      </w:r>
      <w:r w:rsidR="00B4412D">
        <w:rPr>
          <w:rFonts w:ascii="Calibri" w:hAnsi="Calibri"/>
          <w:sz w:val="20"/>
          <w:szCs w:val="20"/>
          <w:lang w:val="en-CA" w:eastAsia="hi-IN" w:bidi="hi-IN"/>
        </w:rPr>
        <w:t>-</w:t>
      </w:r>
      <w:r w:rsidRPr="009231B9">
        <w:rPr>
          <w:rFonts w:ascii="Calibri" w:hAnsi="Calibri"/>
          <w:sz w:val="20"/>
          <w:szCs w:val="20"/>
          <w:lang w:val="en-CA" w:eastAsia="hi-IN" w:bidi="hi-IN"/>
        </w:rPr>
        <w:t>command. Maintained VMware virtual Servers and computers for use by developers.</w:t>
      </w:r>
    </w:p>
    <w:p w14:paraId="7E6E5A5A" w14:textId="3666D28A"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 implemented and supported Cisco VOIP which included installation of the CTIOS Agent client installations on windows 2003 Server and XP workstations. Roll-out Cisco Call </w:t>
      </w:r>
      <w:r w:rsidR="00C501AF" w:rsidRPr="009231B9">
        <w:rPr>
          <w:rFonts w:ascii="Calibri" w:hAnsi="Calibri"/>
          <w:sz w:val="20"/>
          <w:szCs w:val="20"/>
          <w:lang w:val="en-CA" w:eastAsia="hi-IN" w:bidi="hi-IN"/>
        </w:rPr>
        <w:t>Manager.</w:t>
      </w:r>
      <w:r w:rsidRPr="009231B9">
        <w:rPr>
          <w:rFonts w:ascii="Calibri" w:hAnsi="Calibri"/>
          <w:sz w:val="20"/>
          <w:szCs w:val="20"/>
          <w:lang w:val="en-CA" w:eastAsia="hi-IN" w:bidi="hi-IN"/>
        </w:rPr>
        <w:t xml:space="preserve"> 7 and was in the middle of rolling out version 8 when I left. Call manager responsibilities included but not limited to building Call Manager Servers, creation of VoIP mailboxes setting up conference call access, and </w:t>
      </w:r>
      <w:r w:rsidR="00B4412D" w:rsidRPr="009231B9">
        <w:rPr>
          <w:rFonts w:ascii="Calibri" w:hAnsi="Calibri"/>
          <w:sz w:val="20"/>
          <w:szCs w:val="20"/>
          <w:lang w:val="en-CA" w:eastAsia="hi-IN" w:bidi="hi-IN"/>
        </w:rPr>
        <w:t>long-distance</w:t>
      </w:r>
      <w:r w:rsidRPr="009231B9">
        <w:rPr>
          <w:rFonts w:ascii="Calibri" w:hAnsi="Calibri"/>
          <w:sz w:val="20"/>
          <w:szCs w:val="20"/>
          <w:lang w:val="en-CA" w:eastAsia="hi-IN" w:bidi="hi-IN"/>
        </w:rPr>
        <w:t xml:space="preserve"> access.  Implementation of Cisco CTIOS and creation of build. </w:t>
      </w:r>
    </w:p>
    <w:p w14:paraId="6A8D345D" w14:textId="45B8F242" w:rsidR="006D00FD"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Support Citrix </w:t>
      </w:r>
      <w:proofErr w:type="spellStart"/>
      <w:r w:rsidRPr="009231B9">
        <w:rPr>
          <w:rFonts w:ascii="Calibri" w:hAnsi="Calibri"/>
          <w:sz w:val="20"/>
          <w:szCs w:val="20"/>
          <w:lang w:val="en-CA" w:eastAsia="hi-IN" w:bidi="hi-IN"/>
        </w:rPr>
        <w:t>Metaframe</w:t>
      </w:r>
      <w:proofErr w:type="spellEnd"/>
      <w:r w:rsidRPr="009231B9">
        <w:rPr>
          <w:rFonts w:ascii="Calibri" w:hAnsi="Calibri"/>
          <w:sz w:val="20"/>
          <w:szCs w:val="20"/>
          <w:lang w:val="en-CA" w:eastAsia="hi-IN" w:bidi="hi-IN"/>
        </w:rPr>
        <w:t xml:space="preserve"> Servers and Citrix XenApp and </w:t>
      </w:r>
      <w:proofErr w:type="spellStart"/>
      <w:r w:rsidRPr="009231B9">
        <w:rPr>
          <w:rFonts w:ascii="Calibri" w:hAnsi="Calibri"/>
          <w:sz w:val="20"/>
          <w:szCs w:val="20"/>
          <w:lang w:val="en-CA" w:eastAsia="hi-IN" w:bidi="hi-IN"/>
        </w:rPr>
        <w:t>XenDesktop</w:t>
      </w:r>
      <w:proofErr w:type="spellEnd"/>
      <w:r w:rsidRPr="009231B9">
        <w:rPr>
          <w:rFonts w:ascii="Calibri" w:hAnsi="Calibri"/>
          <w:sz w:val="20"/>
          <w:szCs w:val="20"/>
          <w:lang w:val="en-CA" w:eastAsia="hi-IN" w:bidi="hi-IN"/>
        </w:rPr>
        <w:t xml:space="preserve"> clients in Citrix </w:t>
      </w:r>
      <w:proofErr w:type="spellStart"/>
      <w:r w:rsidRPr="009231B9">
        <w:rPr>
          <w:rFonts w:ascii="Calibri" w:hAnsi="Calibri"/>
          <w:sz w:val="20"/>
          <w:szCs w:val="20"/>
          <w:lang w:val="en-CA" w:eastAsia="hi-IN" w:bidi="hi-IN"/>
        </w:rPr>
        <w:t>Metaframe</w:t>
      </w:r>
      <w:proofErr w:type="spellEnd"/>
      <w:r w:rsidRPr="009231B9">
        <w:rPr>
          <w:rFonts w:ascii="Calibri" w:hAnsi="Calibri"/>
          <w:sz w:val="20"/>
          <w:szCs w:val="20"/>
          <w:lang w:val="en-CA" w:eastAsia="hi-IN" w:bidi="hi-IN"/>
        </w:rPr>
        <w:t xml:space="preserve">. </w:t>
      </w:r>
      <w:r w:rsidR="006F2F73">
        <w:rPr>
          <w:rFonts w:ascii="Calibri" w:hAnsi="Calibri"/>
          <w:sz w:val="20"/>
          <w:szCs w:val="20"/>
          <w:lang w:val="en-CA" w:eastAsia="hi-IN" w:bidi="hi-IN"/>
        </w:rPr>
        <w:t xml:space="preserve">Supported </w:t>
      </w:r>
      <w:r w:rsidRPr="009231B9">
        <w:rPr>
          <w:rFonts w:ascii="Calibri" w:hAnsi="Calibri"/>
          <w:sz w:val="20"/>
          <w:szCs w:val="20"/>
          <w:lang w:val="en-CA" w:eastAsia="hi-IN" w:bidi="hi-IN"/>
        </w:rPr>
        <w:t xml:space="preserve">Citrix farm of 50 plus Citrix servers. I used </w:t>
      </w:r>
      <w:proofErr w:type="spellStart"/>
      <w:r w:rsidRPr="009231B9">
        <w:rPr>
          <w:rFonts w:ascii="Calibri" w:hAnsi="Calibri"/>
          <w:sz w:val="20"/>
          <w:szCs w:val="20"/>
          <w:lang w:val="en-CA" w:eastAsia="hi-IN" w:bidi="hi-IN"/>
        </w:rPr>
        <w:t>XenDesktop</w:t>
      </w:r>
      <w:proofErr w:type="spellEnd"/>
      <w:r w:rsidRPr="009231B9">
        <w:rPr>
          <w:rFonts w:ascii="Calibri" w:hAnsi="Calibri"/>
          <w:sz w:val="20"/>
          <w:szCs w:val="20"/>
          <w:lang w:val="en-CA" w:eastAsia="hi-IN" w:bidi="hi-IN"/>
        </w:rPr>
        <w:t xml:space="preserve"> 5.0 to support over 1000 teleworkers on BCBSFL network. Performed load balancing setting up applications and security on and building Citrix </w:t>
      </w:r>
      <w:proofErr w:type="spellStart"/>
      <w:r w:rsidR="006F784A">
        <w:rPr>
          <w:rFonts w:ascii="Calibri" w:hAnsi="Calibri"/>
          <w:sz w:val="20"/>
          <w:szCs w:val="20"/>
          <w:lang w:val="en-CA" w:eastAsia="hi-IN" w:bidi="hi-IN"/>
        </w:rPr>
        <w:t>M</w:t>
      </w:r>
      <w:r w:rsidRPr="009231B9">
        <w:rPr>
          <w:rFonts w:ascii="Calibri" w:hAnsi="Calibri"/>
          <w:sz w:val="20"/>
          <w:szCs w:val="20"/>
          <w:lang w:val="en-CA" w:eastAsia="hi-IN" w:bidi="hi-IN"/>
        </w:rPr>
        <w:t>etaframe</w:t>
      </w:r>
      <w:proofErr w:type="spellEnd"/>
      <w:r w:rsidRPr="009231B9">
        <w:rPr>
          <w:rFonts w:ascii="Calibri" w:hAnsi="Calibri"/>
          <w:sz w:val="20"/>
          <w:szCs w:val="20"/>
          <w:lang w:val="en-CA" w:eastAsia="hi-IN" w:bidi="hi-IN"/>
        </w:rPr>
        <w:t xml:space="preserve"> servers.</w:t>
      </w:r>
    </w:p>
    <w:p w14:paraId="461ED5C9" w14:textId="3217F953" w:rsidR="004610D9" w:rsidRPr="009231B9" w:rsidRDefault="006D00FD" w:rsidP="000B5A72">
      <w:pPr>
        <w:numPr>
          <w:ilvl w:val="0"/>
          <w:numId w:val="11"/>
        </w:numPr>
        <w:spacing w:line="240" w:lineRule="atLeast"/>
        <w:jc w:val="both"/>
        <w:rPr>
          <w:rFonts w:ascii="Calibri" w:hAnsi="Calibri"/>
          <w:sz w:val="20"/>
          <w:szCs w:val="20"/>
          <w:lang w:val="en-CA" w:eastAsia="hi-IN" w:bidi="hi-IN"/>
        </w:rPr>
      </w:pPr>
      <w:r w:rsidRPr="009231B9">
        <w:rPr>
          <w:rFonts w:ascii="Calibri" w:hAnsi="Calibri"/>
          <w:sz w:val="20"/>
          <w:szCs w:val="20"/>
          <w:lang w:val="en-CA" w:eastAsia="hi-IN" w:bidi="hi-IN"/>
        </w:rPr>
        <w:t xml:space="preserve">I lead a project in designing developing and building a computer lab project to facilitate testing of software builds and testing environments of </w:t>
      </w:r>
      <w:r w:rsidR="00B45CFE">
        <w:rPr>
          <w:rFonts w:ascii="Calibri" w:hAnsi="Calibri"/>
          <w:sz w:val="20"/>
          <w:szCs w:val="20"/>
          <w:lang w:val="en-CA" w:eastAsia="hi-IN" w:bidi="hi-IN"/>
        </w:rPr>
        <w:t xml:space="preserve">IBM </w:t>
      </w:r>
      <w:proofErr w:type="spellStart"/>
      <w:r w:rsidRPr="009231B9">
        <w:rPr>
          <w:rFonts w:ascii="Calibri" w:hAnsi="Calibri"/>
          <w:sz w:val="20"/>
          <w:szCs w:val="20"/>
          <w:lang w:val="en-CA" w:eastAsia="hi-IN" w:bidi="hi-IN"/>
        </w:rPr>
        <w:t>Websphere</w:t>
      </w:r>
      <w:proofErr w:type="spellEnd"/>
      <w:r w:rsidRPr="009231B9">
        <w:rPr>
          <w:rFonts w:ascii="Calibri" w:hAnsi="Calibri"/>
          <w:sz w:val="20"/>
          <w:szCs w:val="20"/>
          <w:lang w:val="en-CA" w:eastAsia="hi-IN" w:bidi="hi-IN"/>
        </w:rPr>
        <w:t xml:space="preserve"> Application Server and IBM Rational products. I did this while working on Development Environment Services or DES team. Active directory was utilized. DNS Server was setup as well as building of VMware Servers and </w:t>
      </w:r>
      <w:r w:rsidR="000526F1" w:rsidRPr="009231B9">
        <w:rPr>
          <w:rFonts w:ascii="Calibri" w:hAnsi="Calibri"/>
          <w:sz w:val="20"/>
          <w:szCs w:val="20"/>
          <w:lang w:val="en-CA" w:eastAsia="hi-IN" w:bidi="hi-IN"/>
        </w:rPr>
        <w:t>workstations and</w:t>
      </w:r>
      <w:r w:rsidRPr="009231B9">
        <w:rPr>
          <w:rFonts w:ascii="Calibri" w:hAnsi="Calibri"/>
          <w:sz w:val="20"/>
          <w:szCs w:val="20"/>
          <w:lang w:val="en-CA" w:eastAsia="hi-IN" w:bidi="hi-IN"/>
        </w:rPr>
        <w:t xml:space="preserve"> configured a lock box for the lab. This network was isolated by a Cisco router configuration which only allowed </w:t>
      </w:r>
      <w:r w:rsidR="000526F1" w:rsidRPr="009231B9">
        <w:rPr>
          <w:rFonts w:ascii="Calibri" w:hAnsi="Calibri"/>
          <w:sz w:val="20"/>
          <w:szCs w:val="20"/>
          <w:lang w:val="en-CA" w:eastAsia="hi-IN" w:bidi="hi-IN"/>
        </w:rPr>
        <w:t>one-way</w:t>
      </w:r>
      <w:r w:rsidRPr="009231B9">
        <w:rPr>
          <w:rFonts w:ascii="Calibri" w:hAnsi="Calibri"/>
          <w:sz w:val="20"/>
          <w:szCs w:val="20"/>
          <w:lang w:val="en-CA" w:eastAsia="hi-IN" w:bidi="hi-IN"/>
        </w:rPr>
        <w:t xml:space="preserve"> communication to the computer lab. The knowledge transfer proved successful in accomplishing multiple tasks early and more efficiently.  We saved the company time and money by preventing the production support from spending unnecessary time supporting poorly packaged builds.</w:t>
      </w:r>
    </w:p>
    <w:p w14:paraId="27FC5F7B" w14:textId="77777777" w:rsidR="004610D9" w:rsidRPr="009231B9" w:rsidRDefault="004610D9" w:rsidP="009231B9">
      <w:pPr>
        <w:spacing w:line="240" w:lineRule="atLeast"/>
        <w:rPr>
          <w:rFonts w:ascii="Calibri" w:hAnsi="Calibri"/>
          <w:b/>
          <w:sz w:val="20"/>
          <w:szCs w:val="20"/>
          <w:lang w:val="en-CA" w:eastAsia="hi-IN" w:bidi="hi-IN"/>
        </w:rPr>
      </w:pPr>
    </w:p>
    <w:sectPr w:rsidR="004610D9" w:rsidRPr="009231B9" w:rsidSect="00C209B3">
      <w:footerReference w:type="default" r:id="rId9"/>
      <w:headerReference w:type="first" r:id="rId10"/>
      <w:footerReference w:type="first" r:id="rId11"/>
      <w:pgSz w:w="12240" w:h="15840" w:code="1"/>
      <w:pgMar w:top="720" w:right="720" w:bottom="720" w:left="720" w:header="0" w:footer="720" w:gutter="0"/>
      <w:pgBorders w:offsetFrom="page">
        <w:top w:val="single" w:sz="8" w:space="24" w:color="DBE5F1"/>
        <w:left w:val="single" w:sz="8" w:space="24" w:color="DBE5F1"/>
        <w:bottom w:val="single" w:sz="8" w:space="24" w:color="DBE5F1"/>
        <w:right w:val="single" w:sz="8" w:space="24" w:color="DBE5F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94D1A" w14:textId="77777777" w:rsidR="00623931" w:rsidRDefault="00623931">
      <w:r>
        <w:separator/>
      </w:r>
    </w:p>
  </w:endnote>
  <w:endnote w:type="continuationSeparator" w:id="0">
    <w:p w14:paraId="62C26753" w14:textId="77777777" w:rsidR="00623931" w:rsidRDefault="00623931">
      <w:r>
        <w:continuationSeparator/>
      </w:r>
    </w:p>
  </w:endnote>
  <w:endnote w:type="continuationNotice" w:id="1">
    <w:p w14:paraId="20A68643" w14:textId="77777777" w:rsidR="00623931" w:rsidRDefault="006239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8021" w14:textId="77777777" w:rsidR="00F7753B" w:rsidRDefault="00F7753B">
    <w:pPr>
      <w:pStyle w:val="Footer"/>
      <w:jc w:val="center"/>
    </w:pPr>
    <w:r>
      <w:fldChar w:fldCharType="begin"/>
    </w:r>
    <w:r>
      <w:instrText xml:space="preserve"> PAGE   \* MERGEFORMAT </w:instrText>
    </w:r>
    <w:r>
      <w:fldChar w:fldCharType="separate"/>
    </w:r>
    <w:r>
      <w:rPr>
        <w:noProof/>
      </w:rPr>
      <w:t>7</w:t>
    </w:r>
    <w:r>
      <w:rPr>
        <w:noProof/>
      </w:rPr>
      <w:fldChar w:fldCharType="end"/>
    </w:r>
  </w:p>
  <w:p w14:paraId="2AE1586B" w14:textId="77777777" w:rsidR="00F7753B" w:rsidRDefault="00F77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D8C4" w14:textId="77777777" w:rsidR="00F7753B" w:rsidRDefault="00F7753B">
    <w:pPr>
      <w:pStyle w:val="Footer"/>
      <w:jc w:val="center"/>
    </w:pPr>
    <w:r>
      <w:fldChar w:fldCharType="begin"/>
    </w:r>
    <w:r>
      <w:instrText xml:space="preserve"> PAGE   \* MERGEFORMAT </w:instrText>
    </w:r>
    <w:r>
      <w:fldChar w:fldCharType="separate"/>
    </w:r>
    <w:r>
      <w:rPr>
        <w:noProof/>
      </w:rPr>
      <w:t>1</w:t>
    </w:r>
    <w:r>
      <w:rPr>
        <w:noProof/>
      </w:rPr>
      <w:fldChar w:fldCharType="end"/>
    </w:r>
  </w:p>
  <w:p w14:paraId="64D2C08D" w14:textId="77777777" w:rsidR="00F7753B" w:rsidRDefault="00F77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32F9" w14:textId="77777777" w:rsidR="00623931" w:rsidRDefault="00623931">
      <w:r>
        <w:separator/>
      </w:r>
    </w:p>
  </w:footnote>
  <w:footnote w:type="continuationSeparator" w:id="0">
    <w:p w14:paraId="680538B5" w14:textId="77777777" w:rsidR="00623931" w:rsidRDefault="00623931">
      <w:r>
        <w:continuationSeparator/>
      </w:r>
    </w:p>
  </w:footnote>
  <w:footnote w:type="continuationNotice" w:id="1">
    <w:p w14:paraId="36971FD0" w14:textId="77777777" w:rsidR="00623931" w:rsidRDefault="006239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17F5" w14:textId="77777777" w:rsidR="00F7753B" w:rsidRDefault="00F7753B" w:rsidP="00877AAA">
    <w:pPr>
      <w:pStyle w:val="Header"/>
      <w:pBdr>
        <w:bottom w:val="single" w:sz="12" w:space="1" w:color="DBE5F1"/>
      </w:pBdr>
      <w:shd w:val="clear" w:color="auto" w:fill="1F3864"/>
      <w:ind w:left="-1080" w:right="-10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FNum6"/>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 w15:restartNumberingAfterBreak="0">
    <w:nsid w:val="00000002"/>
    <w:multiLevelType w:val="multilevel"/>
    <w:tmpl w:val="00000002"/>
    <w:name w:val="WFNum3"/>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2" w15:restartNumberingAfterBreak="0">
    <w:nsid w:val="00000003"/>
    <w:multiLevelType w:val="multilevel"/>
    <w:tmpl w:val="00000003"/>
    <w:name w:val="WFNum30"/>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3" w15:restartNumberingAfterBreak="0">
    <w:nsid w:val="00000004"/>
    <w:multiLevelType w:val="multilevel"/>
    <w:tmpl w:val="00000004"/>
    <w:name w:val="WFNum52"/>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4" w15:restartNumberingAfterBreak="0">
    <w:nsid w:val="00000005"/>
    <w:multiLevelType w:val="multilevel"/>
    <w:tmpl w:val="00000005"/>
    <w:name w:val="WFNum37"/>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5" w15:restartNumberingAfterBreak="0">
    <w:nsid w:val="00000006"/>
    <w:multiLevelType w:val="multilevel"/>
    <w:tmpl w:val="00000006"/>
    <w:name w:val="WFNum35"/>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6" w15:restartNumberingAfterBreak="0">
    <w:nsid w:val="00000007"/>
    <w:multiLevelType w:val="multilevel"/>
    <w:tmpl w:val="00000007"/>
    <w:name w:val="WFNum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7" w15:restartNumberingAfterBreak="0">
    <w:nsid w:val="00000008"/>
    <w:multiLevelType w:val="multilevel"/>
    <w:tmpl w:val="00000008"/>
    <w:name w:val="List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8" w15:restartNumberingAfterBreak="0">
    <w:nsid w:val="00000009"/>
    <w:multiLevelType w:val="multilevel"/>
    <w:tmpl w:val="00000009"/>
    <w:name w:val="List0"/>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9" w15:restartNumberingAfterBreak="0">
    <w:nsid w:val="0000000A"/>
    <w:multiLevelType w:val="multilevel"/>
    <w:tmpl w:val="0000000A"/>
    <w:name w:val="WFNum18"/>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0" w15:restartNumberingAfterBreak="0">
    <w:nsid w:val="0000000B"/>
    <w:multiLevelType w:val="multilevel"/>
    <w:tmpl w:val="0000000B"/>
    <w:name w:val="List3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1" w15:restartNumberingAfterBreak="0">
    <w:nsid w:val="0000000C"/>
    <w:multiLevelType w:val="multilevel"/>
    <w:tmpl w:val="0000000C"/>
    <w:name w:val="List21"/>
    <w:lvl w:ilvl="0">
      <w:start w:val="1"/>
      <w:numFmt w:val="bullet"/>
      <w:lvlText w:val=""/>
      <w:lvlJc w:val="left"/>
      <w:pPr>
        <w:tabs>
          <w:tab w:val="num" w:pos="420"/>
        </w:tabs>
        <w:ind w:left="144" w:hanging="144"/>
      </w:pPr>
      <w:rPr>
        <w:rFonts w:ascii="Symbol" w:hAnsi="Symbol"/>
        <w:caps w:val="0"/>
        <w:smallCaps w:val="0"/>
        <w:strike w:val="0"/>
        <w:dstrike w:val="0"/>
        <w:color w:val="000000"/>
        <w:spacing w:val="0"/>
        <w:kern w:val="1"/>
        <w:position w:val="0"/>
        <w:sz w:val="20"/>
        <w:szCs w:val="20"/>
        <w:u w:val="none" w:color="000000"/>
        <w:vertAlign w:val="baseline"/>
        <w:lang w:val="en-US"/>
      </w:rPr>
    </w:lvl>
    <w:lvl w:ilvl="1">
      <w:start w:val="1"/>
      <w:numFmt w:val="bullet"/>
      <w:lvlText w:val="o"/>
      <w:lvlJc w:val="left"/>
      <w:pPr>
        <w:tabs>
          <w:tab w:val="num" w:pos="840"/>
        </w:tabs>
        <w:ind w:left="102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2">
      <w:start w:val="1"/>
      <w:numFmt w:val="bullet"/>
      <w:lvlText w:val="▪"/>
      <w:lvlJc w:val="left"/>
      <w:pPr>
        <w:tabs>
          <w:tab w:val="num" w:pos="1260"/>
        </w:tabs>
        <w:ind w:left="17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3">
      <w:start w:val="1"/>
      <w:numFmt w:val="bullet"/>
      <w:lvlText w:val=""/>
      <w:lvlJc w:val="left"/>
      <w:pPr>
        <w:tabs>
          <w:tab w:val="num" w:pos="1680"/>
        </w:tabs>
        <w:ind w:left="246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4">
      <w:start w:val="1"/>
      <w:numFmt w:val="bullet"/>
      <w:lvlText w:val="o"/>
      <w:lvlJc w:val="left"/>
      <w:pPr>
        <w:tabs>
          <w:tab w:val="num" w:pos="2100"/>
        </w:tabs>
        <w:ind w:left="318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5">
      <w:start w:val="1"/>
      <w:numFmt w:val="bullet"/>
      <w:lvlText w:val="▪"/>
      <w:lvlJc w:val="left"/>
      <w:pPr>
        <w:tabs>
          <w:tab w:val="num" w:pos="2520"/>
        </w:tabs>
        <w:ind w:left="390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6">
      <w:start w:val="1"/>
      <w:numFmt w:val="bullet"/>
      <w:lvlText w:val=""/>
      <w:lvlJc w:val="left"/>
      <w:pPr>
        <w:tabs>
          <w:tab w:val="num" w:pos="2940"/>
        </w:tabs>
        <w:ind w:left="4620" w:hanging="300"/>
      </w:pPr>
      <w:rPr>
        <w:rFonts w:ascii="Symbol" w:hAnsi="Symbol"/>
        <w:caps w:val="0"/>
        <w:smallCaps w:val="0"/>
        <w:strike w:val="0"/>
        <w:dstrike w:val="0"/>
        <w:color w:val="000000"/>
        <w:spacing w:val="0"/>
        <w:kern w:val="1"/>
        <w:position w:val="0"/>
        <w:sz w:val="20"/>
        <w:szCs w:val="20"/>
        <w:u w:val="none" w:color="000000"/>
        <w:vertAlign w:val="baseline"/>
        <w:lang w:val="en-US"/>
      </w:rPr>
    </w:lvl>
    <w:lvl w:ilvl="7">
      <w:start w:val="1"/>
      <w:numFmt w:val="bullet"/>
      <w:lvlText w:val="o"/>
      <w:lvlJc w:val="left"/>
      <w:pPr>
        <w:tabs>
          <w:tab w:val="num" w:pos="3360"/>
        </w:tabs>
        <w:ind w:left="534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lvl w:ilvl="8">
      <w:start w:val="1"/>
      <w:numFmt w:val="bullet"/>
      <w:lvlText w:val="▪"/>
      <w:lvlJc w:val="left"/>
      <w:pPr>
        <w:tabs>
          <w:tab w:val="num" w:pos="3780"/>
        </w:tabs>
        <w:ind w:left="6060" w:hanging="300"/>
      </w:pPr>
      <w:rPr>
        <w:rFonts w:ascii="OpenSymbol" w:hAnsi="OpenSymbol"/>
        <w:caps w:val="0"/>
        <w:smallCaps w:val="0"/>
        <w:strike w:val="0"/>
        <w:dstrike w:val="0"/>
        <w:color w:val="000000"/>
        <w:spacing w:val="0"/>
        <w:kern w:val="1"/>
        <w:position w:val="0"/>
        <w:sz w:val="20"/>
        <w:szCs w:val="20"/>
        <w:u w:val="none" w:color="000000"/>
        <w:vertAlign w:val="baseline"/>
        <w:lang w:val="en-US"/>
      </w:rPr>
    </w:lvl>
  </w:abstractNum>
  <w:abstractNum w:abstractNumId="12" w15:restartNumberingAfterBreak="0">
    <w:nsid w:val="08850558"/>
    <w:multiLevelType w:val="hybridMultilevel"/>
    <w:tmpl w:val="5DBA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284332"/>
    <w:multiLevelType w:val="hybridMultilevel"/>
    <w:tmpl w:val="3668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10D36"/>
    <w:multiLevelType w:val="hybridMultilevel"/>
    <w:tmpl w:val="22BE2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1A4658"/>
    <w:multiLevelType w:val="hybridMultilevel"/>
    <w:tmpl w:val="A42E0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531B01"/>
    <w:multiLevelType w:val="hybridMultilevel"/>
    <w:tmpl w:val="46DA7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C01E74"/>
    <w:multiLevelType w:val="hybridMultilevel"/>
    <w:tmpl w:val="156C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C4FAC"/>
    <w:multiLevelType w:val="hybridMultilevel"/>
    <w:tmpl w:val="9F1C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920E8"/>
    <w:multiLevelType w:val="hybridMultilevel"/>
    <w:tmpl w:val="544E9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1539BE"/>
    <w:multiLevelType w:val="hybridMultilevel"/>
    <w:tmpl w:val="DA1E3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F7713B"/>
    <w:multiLevelType w:val="hybridMultilevel"/>
    <w:tmpl w:val="77D6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077B31"/>
    <w:multiLevelType w:val="hybridMultilevel"/>
    <w:tmpl w:val="CA967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1B3EA2"/>
    <w:multiLevelType w:val="hybridMultilevel"/>
    <w:tmpl w:val="4208B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8F1486"/>
    <w:multiLevelType w:val="hybridMultilevel"/>
    <w:tmpl w:val="F5F438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AA5941"/>
    <w:multiLevelType w:val="hybridMultilevel"/>
    <w:tmpl w:val="B50AD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AB3F37"/>
    <w:multiLevelType w:val="hybridMultilevel"/>
    <w:tmpl w:val="AFF28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C11FB9"/>
    <w:multiLevelType w:val="hybridMultilevel"/>
    <w:tmpl w:val="4748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6A3E63"/>
    <w:multiLevelType w:val="hybridMultilevel"/>
    <w:tmpl w:val="54EAF5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261455"/>
    <w:multiLevelType w:val="hybridMultilevel"/>
    <w:tmpl w:val="527E1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590B94"/>
    <w:multiLevelType w:val="multilevel"/>
    <w:tmpl w:val="B1E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BE2754"/>
    <w:multiLevelType w:val="hybridMultilevel"/>
    <w:tmpl w:val="DE9A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9F62FB"/>
    <w:multiLevelType w:val="hybridMultilevel"/>
    <w:tmpl w:val="281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055261">
    <w:abstractNumId w:val="22"/>
  </w:num>
  <w:num w:numId="2" w16cid:durableId="1446073508">
    <w:abstractNumId w:val="28"/>
  </w:num>
  <w:num w:numId="3" w16cid:durableId="1292830582">
    <w:abstractNumId w:val="27"/>
  </w:num>
  <w:num w:numId="4" w16cid:durableId="1627852767">
    <w:abstractNumId w:val="26"/>
  </w:num>
  <w:num w:numId="5" w16cid:durableId="498349783">
    <w:abstractNumId w:val="12"/>
  </w:num>
  <w:num w:numId="6" w16cid:durableId="561213774">
    <w:abstractNumId w:val="20"/>
  </w:num>
  <w:num w:numId="7" w16cid:durableId="95758121">
    <w:abstractNumId w:val="29"/>
  </w:num>
  <w:num w:numId="8" w16cid:durableId="2122412751">
    <w:abstractNumId w:val="19"/>
  </w:num>
  <w:num w:numId="9" w16cid:durableId="1098334362">
    <w:abstractNumId w:val="16"/>
  </w:num>
  <w:num w:numId="10" w16cid:durableId="107547702">
    <w:abstractNumId w:val="15"/>
  </w:num>
  <w:num w:numId="11" w16cid:durableId="925773967">
    <w:abstractNumId w:val="23"/>
  </w:num>
  <w:num w:numId="12" w16cid:durableId="538976598">
    <w:abstractNumId w:val="25"/>
  </w:num>
  <w:num w:numId="13" w16cid:durableId="383912076">
    <w:abstractNumId w:val="32"/>
  </w:num>
  <w:num w:numId="14" w16cid:durableId="447814512">
    <w:abstractNumId w:val="18"/>
  </w:num>
  <w:num w:numId="15" w16cid:durableId="863135210">
    <w:abstractNumId w:val="30"/>
  </w:num>
  <w:num w:numId="16" w16cid:durableId="1216818299">
    <w:abstractNumId w:val="13"/>
  </w:num>
  <w:num w:numId="17" w16cid:durableId="1264849623">
    <w:abstractNumId w:val="31"/>
  </w:num>
  <w:num w:numId="18" w16cid:durableId="1258170835">
    <w:abstractNumId w:val="21"/>
  </w:num>
  <w:num w:numId="19" w16cid:durableId="974485349">
    <w:abstractNumId w:val="17"/>
  </w:num>
  <w:num w:numId="20" w16cid:durableId="1887255897">
    <w:abstractNumId w:val="24"/>
  </w:num>
  <w:num w:numId="21" w16cid:durableId="700742337">
    <w:abstractNumId w:val="1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schel Jenkins">
    <w15:presenceInfo w15:providerId="Windows Live" w15:userId="4dbf4c3d8a71ba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38"/>
    <w:rsid w:val="00003240"/>
    <w:rsid w:val="00005CD7"/>
    <w:rsid w:val="00010A53"/>
    <w:rsid w:val="0002047A"/>
    <w:rsid w:val="00021029"/>
    <w:rsid w:val="0002182D"/>
    <w:rsid w:val="00022B3F"/>
    <w:rsid w:val="00032560"/>
    <w:rsid w:val="000331FF"/>
    <w:rsid w:val="00036713"/>
    <w:rsid w:val="00037393"/>
    <w:rsid w:val="0005230D"/>
    <w:rsid w:val="000526F1"/>
    <w:rsid w:val="00053566"/>
    <w:rsid w:val="00060A15"/>
    <w:rsid w:val="0006168A"/>
    <w:rsid w:val="00061DDA"/>
    <w:rsid w:val="00065CB5"/>
    <w:rsid w:val="00071B58"/>
    <w:rsid w:val="000732A4"/>
    <w:rsid w:val="0007515C"/>
    <w:rsid w:val="00081E56"/>
    <w:rsid w:val="00087FC4"/>
    <w:rsid w:val="000A2EE5"/>
    <w:rsid w:val="000A2FF3"/>
    <w:rsid w:val="000A4EBE"/>
    <w:rsid w:val="000A50C4"/>
    <w:rsid w:val="000A5445"/>
    <w:rsid w:val="000A70AA"/>
    <w:rsid w:val="000B0631"/>
    <w:rsid w:val="000B3506"/>
    <w:rsid w:val="000B5A72"/>
    <w:rsid w:val="000B68A9"/>
    <w:rsid w:val="000C2805"/>
    <w:rsid w:val="000C3202"/>
    <w:rsid w:val="000C464B"/>
    <w:rsid w:val="000C6364"/>
    <w:rsid w:val="000D21E3"/>
    <w:rsid w:val="000D392F"/>
    <w:rsid w:val="000D3DD2"/>
    <w:rsid w:val="000D4361"/>
    <w:rsid w:val="000E199C"/>
    <w:rsid w:val="000E1EC3"/>
    <w:rsid w:val="000E299F"/>
    <w:rsid w:val="000F1128"/>
    <w:rsid w:val="000F4B72"/>
    <w:rsid w:val="00103F1F"/>
    <w:rsid w:val="00103FC1"/>
    <w:rsid w:val="00104F0A"/>
    <w:rsid w:val="00105494"/>
    <w:rsid w:val="00105AB8"/>
    <w:rsid w:val="00107C15"/>
    <w:rsid w:val="00111092"/>
    <w:rsid w:val="00116F5D"/>
    <w:rsid w:val="00117BF3"/>
    <w:rsid w:val="00121A22"/>
    <w:rsid w:val="00123289"/>
    <w:rsid w:val="0012349B"/>
    <w:rsid w:val="00124AE9"/>
    <w:rsid w:val="0012565A"/>
    <w:rsid w:val="00131374"/>
    <w:rsid w:val="00134C18"/>
    <w:rsid w:val="0013595A"/>
    <w:rsid w:val="00137D13"/>
    <w:rsid w:val="00141CE6"/>
    <w:rsid w:val="00152DA8"/>
    <w:rsid w:val="00154840"/>
    <w:rsid w:val="00156E3C"/>
    <w:rsid w:val="0016218A"/>
    <w:rsid w:val="00172747"/>
    <w:rsid w:val="00173555"/>
    <w:rsid w:val="00190D4F"/>
    <w:rsid w:val="00193825"/>
    <w:rsid w:val="00196A4B"/>
    <w:rsid w:val="00196D91"/>
    <w:rsid w:val="001A02E3"/>
    <w:rsid w:val="001A777A"/>
    <w:rsid w:val="001A7B38"/>
    <w:rsid w:val="001B0F36"/>
    <w:rsid w:val="001B10DC"/>
    <w:rsid w:val="001B274C"/>
    <w:rsid w:val="001B5468"/>
    <w:rsid w:val="001C081F"/>
    <w:rsid w:val="001C779A"/>
    <w:rsid w:val="001D0A2F"/>
    <w:rsid w:val="001D0D18"/>
    <w:rsid w:val="001D1F71"/>
    <w:rsid w:val="001D455B"/>
    <w:rsid w:val="001D4622"/>
    <w:rsid w:val="001E1C0B"/>
    <w:rsid w:val="001E2541"/>
    <w:rsid w:val="001E5B0B"/>
    <w:rsid w:val="001E71A6"/>
    <w:rsid w:val="001E7E3A"/>
    <w:rsid w:val="001F0381"/>
    <w:rsid w:val="00201C27"/>
    <w:rsid w:val="0020459D"/>
    <w:rsid w:val="002139F0"/>
    <w:rsid w:val="00215BD6"/>
    <w:rsid w:val="00216390"/>
    <w:rsid w:val="002216D6"/>
    <w:rsid w:val="00221941"/>
    <w:rsid w:val="00224872"/>
    <w:rsid w:val="00245CB4"/>
    <w:rsid w:val="00257E35"/>
    <w:rsid w:val="00261CBA"/>
    <w:rsid w:val="002638B7"/>
    <w:rsid w:val="0027120B"/>
    <w:rsid w:val="00273141"/>
    <w:rsid w:val="002731A9"/>
    <w:rsid w:val="002734FA"/>
    <w:rsid w:val="0028183B"/>
    <w:rsid w:val="0028368C"/>
    <w:rsid w:val="00286101"/>
    <w:rsid w:val="00295812"/>
    <w:rsid w:val="002A03DB"/>
    <w:rsid w:val="002B1F8E"/>
    <w:rsid w:val="002B6773"/>
    <w:rsid w:val="002C2967"/>
    <w:rsid w:val="002C2D94"/>
    <w:rsid w:val="002C2F0C"/>
    <w:rsid w:val="002C66E2"/>
    <w:rsid w:val="002D287B"/>
    <w:rsid w:val="002D2DAF"/>
    <w:rsid w:val="002D3680"/>
    <w:rsid w:val="002D5FD2"/>
    <w:rsid w:val="002D6F23"/>
    <w:rsid w:val="002E01DC"/>
    <w:rsid w:val="002E2416"/>
    <w:rsid w:val="002F02AC"/>
    <w:rsid w:val="002F2037"/>
    <w:rsid w:val="002F49CB"/>
    <w:rsid w:val="00310D14"/>
    <w:rsid w:val="00312FBB"/>
    <w:rsid w:val="003149C8"/>
    <w:rsid w:val="00322BDF"/>
    <w:rsid w:val="00323CDF"/>
    <w:rsid w:val="00325A69"/>
    <w:rsid w:val="00325BD6"/>
    <w:rsid w:val="00326431"/>
    <w:rsid w:val="00326B00"/>
    <w:rsid w:val="003308BC"/>
    <w:rsid w:val="00330BF2"/>
    <w:rsid w:val="00332448"/>
    <w:rsid w:val="003337AC"/>
    <w:rsid w:val="003350C6"/>
    <w:rsid w:val="00342142"/>
    <w:rsid w:val="003436A4"/>
    <w:rsid w:val="003448A5"/>
    <w:rsid w:val="003500E2"/>
    <w:rsid w:val="00351010"/>
    <w:rsid w:val="00352C22"/>
    <w:rsid w:val="003532FB"/>
    <w:rsid w:val="00353864"/>
    <w:rsid w:val="003538C7"/>
    <w:rsid w:val="00355B5B"/>
    <w:rsid w:val="00361235"/>
    <w:rsid w:val="00363F75"/>
    <w:rsid w:val="003668E1"/>
    <w:rsid w:val="00374DFE"/>
    <w:rsid w:val="00382085"/>
    <w:rsid w:val="003867F8"/>
    <w:rsid w:val="0038718F"/>
    <w:rsid w:val="00390763"/>
    <w:rsid w:val="003A3AE5"/>
    <w:rsid w:val="003A5EF3"/>
    <w:rsid w:val="003A6110"/>
    <w:rsid w:val="003A7009"/>
    <w:rsid w:val="003B1091"/>
    <w:rsid w:val="003B2F8B"/>
    <w:rsid w:val="003B43BB"/>
    <w:rsid w:val="003B6DF4"/>
    <w:rsid w:val="003C00DF"/>
    <w:rsid w:val="003C06BC"/>
    <w:rsid w:val="003C49BF"/>
    <w:rsid w:val="003C667D"/>
    <w:rsid w:val="003D04EF"/>
    <w:rsid w:val="003D5670"/>
    <w:rsid w:val="003E39DF"/>
    <w:rsid w:val="003E48F7"/>
    <w:rsid w:val="003E5304"/>
    <w:rsid w:val="003F4775"/>
    <w:rsid w:val="003F6030"/>
    <w:rsid w:val="0040411B"/>
    <w:rsid w:val="004054EA"/>
    <w:rsid w:val="00406CA2"/>
    <w:rsid w:val="00411E9A"/>
    <w:rsid w:val="004145E1"/>
    <w:rsid w:val="00417102"/>
    <w:rsid w:val="0042349F"/>
    <w:rsid w:val="004268C1"/>
    <w:rsid w:val="0043298E"/>
    <w:rsid w:val="00432EEF"/>
    <w:rsid w:val="004363E1"/>
    <w:rsid w:val="004374F0"/>
    <w:rsid w:val="00440272"/>
    <w:rsid w:val="0044471F"/>
    <w:rsid w:val="004448A7"/>
    <w:rsid w:val="00445BF3"/>
    <w:rsid w:val="00454457"/>
    <w:rsid w:val="00457205"/>
    <w:rsid w:val="004574C7"/>
    <w:rsid w:val="004600C6"/>
    <w:rsid w:val="00460345"/>
    <w:rsid w:val="00460D44"/>
    <w:rsid w:val="004610D9"/>
    <w:rsid w:val="004663E0"/>
    <w:rsid w:val="0047257B"/>
    <w:rsid w:val="00474097"/>
    <w:rsid w:val="00491943"/>
    <w:rsid w:val="00496FAB"/>
    <w:rsid w:val="004A06F2"/>
    <w:rsid w:val="004A302B"/>
    <w:rsid w:val="004A3AEE"/>
    <w:rsid w:val="004A74EA"/>
    <w:rsid w:val="004A7EC1"/>
    <w:rsid w:val="004C288F"/>
    <w:rsid w:val="004C37CE"/>
    <w:rsid w:val="004C785D"/>
    <w:rsid w:val="004D3E30"/>
    <w:rsid w:val="004D5335"/>
    <w:rsid w:val="004E1005"/>
    <w:rsid w:val="004E197D"/>
    <w:rsid w:val="004E2D4D"/>
    <w:rsid w:val="004E5C23"/>
    <w:rsid w:val="004E72AE"/>
    <w:rsid w:val="004F2404"/>
    <w:rsid w:val="004F4BBE"/>
    <w:rsid w:val="004F78C7"/>
    <w:rsid w:val="00503462"/>
    <w:rsid w:val="00505A2D"/>
    <w:rsid w:val="005079EF"/>
    <w:rsid w:val="00512A81"/>
    <w:rsid w:val="00513B8B"/>
    <w:rsid w:val="0051467A"/>
    <w:rsid w:val="00520F38"/>
    <w:rsid w:val="00521D9B"/>
    <w:rsid w:val="00523C11"/>
    <w:rsid w:val="00526E66"/>
    <w:rsid w:val="0053060C"/>
    <w:rsid w:val="005313C6"/>
    <w:rsid w:val="00531C22"/>
    <w:rsid w:val="00534F5D"/>
    <w:rsid w:val="00535EBE"/>
    <w:rsid w:val="00537574"/>
    <w:rsid w:val="0054399A"/>
    <w:rsid w:val="005447F6"/>
    <w:rsid w:val="0055239F"/>
    <w:rsid w:val="00556B93"/>
    <w:rsid w:val="005616C3"/>
    <w:rsid w:val="00565251"/>
    <w:rsid w:val="00565E58"/>
    <w:rsid w:val="005717B5"/>
    <w:rsid w:val="005730CF"/>
    <w:rsid w:val="00577C05"/>
    <w:rsid w:val="0058123F"/>
    <w:rsid w:val="00581DB7"/>
    <w:rsid w:val="005830EB"/>
    <w:rsid w:val="00586405"/>
    <w:rsid w:val="005934B8"/>
    <w:rsid w:val="005957BE"/>
    <w:rsid w:val="005958DD"/>
    <w:rsid w:val="005A085A"/>
    <w:rsid w:val="005A333C"/>
    <w:rsid w:val="005A373C"/>
    <w:rsid w:val="005A3855"/>
    <w:rsid w:val="005A4D69"/>
    <w:rsid w:val="005A4F94"/>
    <w:rsid w:val="005A5D61"/>
    <w:rsid w:val="005A6EDF"/>
    <w:rsid w:val="005A7DDB"/>
    <w:rsid w:val="005B0BAE"/>
    <w:rsid w:val="005B5FB5"/>
    <w:rsid w:val="005B67B6"/>
    <w:rsid w:val="005B6AD9"/>
    <w:rsid w:val="005C02F8"/>
    <w:rsid w:val="005C4B49"/>
    <w:rsid w:val="005D0A72"/>
    <w:rsid w:val="005D41DD"/>
    <w:rsid w:val="005D7EC7"/>
    <w:rsid w:val="005E33C1"/>
    <w:rsid w:val="005E58DF"/>
    <w:rsid w:val="005F24BF"/>
    <w:rsid w:val="005F2969"/>
    <w:rsid w:val="005F7A45"/>
    <w:rsid w:val="006004E6"/>
    <w:rsid w:val="00603D93"/>
    <w:rsid w:val="00613AD7"/>
    <w:rsid w:val="0061413A"/>
    <w:rsid w:val="00617163"/>
    <w:rsid w:val="00620BB7"/>
    <w:rsid w:val="00623931"/>
    <w:rsid w:val="00623ED6"/>
    <w:rsid w:val="00625115"/>
    <w:rsid w:val="00625A32"/>
    <w:rsid w:val="0063315A"/>
    <w:rsid w:val="00635237"/>
    <w:rsid w:val="00637333"/>
    <w:rsid w:val="00642678"/>
    <w:rsid w:val="00643C13"/>
    <w:rsid w:val="006474DC"/>
    <w:rsid w:val="00650D7A"/>
    <w:rsid w:val="00651562"/>
    <w:rsid w:val="00656EA1"/>
    <w:rsid w:val="00662971"/>
    <w:rsid w:val="00663E1E"/>
    <w:rsid w:val="006654DE"/>
    <w:rsid w:val="006743EC"/>
    <w:rsid w:val="00675773"/>
    <w:rsid w:val="0067692E"/>
    <w:rsid w:val="006776B4"/>
    <w:rsid w:val="006804AE"/>
    <w:rsid w:val="00682901"/>
    <w:rsid w:val="00691C6F"/>
    <w:rsid w:val="00692F63"/>
    <w:rsid w:val="00695B7E"/>
    <w:rsid w:val="00696BAA"/>
    <w:rsid w:val="006A4937"/>
    <w:rsid w:val="006A7B37"/>
    <w:rsid w:val="006B0421"/>
    <w:rsid w:val="006B0FF1"/>
    <w:rsid w:val="006B6275"/>
    <w:rsid w:val="006C119A"/>
    <w:rsid w:val="006D00FD"/>
    <w:rsid w:val="006D1D5D"/>
    <w:rsid w:val="006D32F4"/>
    <w:rsid w:val="006E083D"/>
    <w:rsid w:val="006E1088"/>
    <w:rsid w:val="006E1192"/>
    <w:rsid w:val="006E364D"/>
    <w:rsid w:val="006E58B9"/>
    <w:rsid w:val="006F156D"/>
    <w:rsid w:val="006F2F73"/>
    <w:rsid w:val="006F5728"/>
    <w:rsid w:val="006F784A"/>
    <w:rsid w:val="007146A0"/>
    <w:rsid w:val="00717479"/>
    <w:rsid w:val="007177DF"/>
    <w:rsid w:val="007203D9"/>
    <w:rsid w:val="007261B9"/>
    <w:rsid w:val="00727782"/>
    <w:rsid w:val="00727C91"/>
    <w:rsid w:val="00732762"/>
    <w:rsid w:val="007329F4"/>
    <w:rsid w:val="00732B30"/>
    <w:rsid w:val="00733BEA"/>
    <w:rsid w:val="00742AE9"/>
    <w:rsid w:val="007475A8"/>
    <w:rsid w:val="00747F49"/>
    <w:rsid w:val="00751E37"/>
    <w:rsid w:val="007534CE"/>
    <w:rsid w:val="00755887"/>
    <w:rsid w:val="00761BF2"/>
    <w:rsid w:val="00766544"/>
    <w:rsid w:val="00767BD2"/>
    <w:rsid w:val="00781C7E"/>
    <w:rsid w:val="007857BF"/>
    <w:rsid w:val="00785B1E"/>
    <w:rsid w:val="00792118"/>
    <w:rsid w:val="00793CA5"/>
    <w:rsid w:val="00793DE3"/>
    <w:rsid w:val="00795DCA"/>
    <w:rsid w:val="007A2030"/>
    <w:rsid w:val="007A7963"/>
    <w:rsid w:val="007A79F2"/>
    <w:rsid w:val="007B55F3"/>
    <w:rsid w:val="007B5852"/>
    <w:rsid w:val="007B7862"/>
    <w:rsid w:val="007C08BB"/>
    <w:rsid w:val="007C2FD7"/>
    <w:rsid w:val="007C76E7"/>
    <w:rsid w:val="007D4E99"/>
    <w:rsid w:val="007D6AF1"/>
    <w:rsid w:val="007D7A5E"/>
    <w:rsid w:val="007E376D"/>
    <w:rsid w:val="007E543F"/>
    <w:rsid w:val="007E6AD4"/>
    <w:rsid w:val="007E6C7E"/>
    <w:rsid w:val="007F3DDE"/>
    <w:rsid w:val="007F6051"/>
    <w:rsid w:val="00803C1A"/>
    <w:rsid w:val="008040BC"/>
    <w:rsid w:val="008078A8"/>
    <w:rsid w:val="00817571"/>
    <w:rsid w:val="008175C5"/>
    <w:rsid w:val="0082355D"/>
    <w:rsid w:val="00825C63"/>
    <w:rsid w:val="008356D5"/>
    <w:rsid w:val="00840971"/>
    <w:rsid w:val="00843058"/>
    <w:rsid w:val="00850649"/>
    <w:rsid w:val="0085251B"/>
    <w:rsid w:val="00854135"/>
    <w:rsid w:val="008552D6"/>
    <w:rsid w:val="008619D9"/>
    <w:rsid w:val="00863BE3"/>
    <w:rsid w:val="008645E4"/>
    <w:rsid w:val="00867D3D"/>
    <w:rsid w:val="00870389"/>
    <w:rsid w:val="00871BD1"/>
    <w:rsid w:val="00871C2B"/>
    <w:rsid w:val="00875190"/>
    <w:rsid w:val="00875838"/>
    <w:rsid w:val="00877AAA"/>
    <w:rsid w:val="00884845"/>
    <w:rsid w:val="00886C06"/>
    <w:rsid w:val="00887A6E"/>
    <w:rsid w:val="008A07E2"/>
    <w:rsid w:val="008A0B91"/>
    <w:rsid w:val="008A2222"/>
    <w:rsid w:val="008B17C1"/>
    <w:rsid w:val="008B22F4"/>
    <w:rsid w:val="008B3B1B"/>
    <w:rsid w:val="008B3B2D"/>
    <w:rsid w:val="008B7BF9"/>
    <w:rsid w:val="008B7E8D"/>
    <w:rsid w:val="008C1EB8"/>
    <w:rsid w:val="008C2E65"/>
    <w:rsid w:val="008C3850"/>
    <w:rsid w:val="008C66F1"/>
    <w:rsid w:val="008C732B"/>
    <w:rsid w:val="008D0520"/>
    <w:rsid w:val="008D1547"/>
    <w:rsid w:val="008D1BBE"/>
    <w:rsid w:val="008D1CC8"/>
    <w:rsid w:val="008D3F5A"/>
    <w:rsid w:val="008D68D1"/>
    <w:rsid w:val="008D73D2"/>
    <w:rsid w:val="008D7B9B"/>
    <w:rsid w:val="008F59C4"/>
    <w:rsid w:val="008F5B9A"/>
    <w:rsid w:val="00900AB4"/>
    <w:rsid w:val="009015E0"/>
    <w:rsid w:val="00901BDD"/>
    <w:rsid w:val="00902171"/>
    <w:rsid w:val="009022D2"/>
    <w:rsid w:val="00902AA5"/>
    <w:rsid w:val="00910FD9"/>
    <w:rsid w:val="00915700"/>
    <w:rsid w:val="009178C4"/>
    <w:rsid w:val="00921FB3"/>
    <w:rsid w:val="009221FA"/>
    <w:rsid w:val="009231B9"/>
    <w:rsid w:val="00924B21"/>
    <w:rsid w:val="00925775"/>
    <w:rsid w:val="00927162"/>
    <w:rsid w:val="00927984"/>
    <w:rsid w:val="00933286"/>
    <w:rsid w:val="00933857"/>
    <w:rsid w:val="009346AB"/>
    <w:rsid w:val="0094142F"/>
    <w:rsid w:val="009461C9"/>
    <w:rsid w:val="009466D8"/>
    <w:rsid w:val="0095025F"/>
    <w:rsid w:val="00950F95"/>
    <w:rsid w:val="009551C5"/>
    <w:rsid w:val="00957881"/>
    <w:rsid w:val="00963515"/>
    <w:rsid w:val="00966995"/>
    <w:rsid w:val="00966CC0"/>
    <w:rsid w:val="009732B7"/>
    <w:rsid w:val="009844DE"/>
    <w:rsid w:val="00994652"/>
    <w:rsid w:val="009965F2"/>
    <w:rsid w:val="009A09EB"/>
    <w:rsid w:val="009A42D3"/>
    <w:rsid w:val="009A4FB2"/>
    <w:rsid w:val="009A5322"/>
    <w:rsid w:val="009A53B9"/>
    <w:rsid w:val="009B196C"/>
    <w:rsid w:val="009B24EA"/>
    <w:rsid w:val="009B4722"/>
    <w:rsid w:val="009C5969"/>
    <w:rsid w:val="009C5FA1"/>
    <w:rsid w:val="009D1751"/>
    <w:rsid w:val="009D6358"/>
    <w:rsid w:val="009E384C"/>
    <w:rsid w:val="009E73D5"/>
    <w:rsid w:val="009F0146"/>
    <w:rsid w:val="009F37AC"/>
    <w:rsid w:val="009F68E7"/>
    <w:rsid w:val="00A0197B"/>
    <w:rsid w:val="00A04B76"/>
    <w:rsid w:val="00A07363"/>
    <w:rsid w:val="00A07560"/>
    <w:rsid w:val="00A1312B"/>
    <w:rsid w:val="00A133F2"/>
    <w:rsid w:val="00A14FE2"/>
    <w:rsid w:val="00A20731"/>
    <w:rsid w:val="00A243DA"/>
    <w:rsid w:val="00A247E0"/>
    <w:rsid w:val="00A26A4B"/>
    <w:rsid w:val="00A311CC"/>
    <w:rsid w:val="00A47512"/>
    <w:rsid w:val="00A47C03"/>
    <w:rsid w:val="00A515CA"/>
    <w:rsid w:val="00A55064"/>
    <w:rsid w:val="00A5643B"/>
    <w:rsid w:val="00A57C33"/>
    <w:rsid w:val="00A61EF2"/>
    <w:rsid w:val="00A64031"/>
    <w:rsid w:val="00A66126"/>
    <w:rsid w:val="00A66F95"/>
    <w:rsid w:val="00A67E2B"/>
    <w:rsid w:val="00A7440B"/>
    <w:rsid w:val="00A7505F"/>
    <w:rsid w:val="00A769B0"/>
    <w:rsid w:val="00A8078E"/>
    <w:rsid w:val="00A812A7"/>
    <w:rsid w:val="00A8365E"/>
    <w:rsid w:val="00A86992"/>
    <w:rsid w:val="00A908EA"/>
    <w:rsid w:val="00A914C8"/>
    <w:rsid w:val="00A942E1"/>
    <w:rsid w:val="00A967C0"/>
    <w:rsid w:val="00AA0F15"/>
    <w:rsid w:val="00AA2280"/>
    <w:rsid w:val="00AA41AC"/>
    <w:rsid w:val="00AA77F8"/>
    <w:rsid w:val="00AB0E93"/>
    <w:rsid w:val="00AC20CF"/>
    <w:rsid w:val="00AC4E54"/>
    <w:rsid w:val="00AC4E69"/>
    <w:rsid w:val="00AC5D85"/>
    <w:rsid w:val="00AD4027"/>
    <w:rsid w:val="00AE62D3"/>
    <w:rsid w:val="00AF13FE"/>
    <w:rsid w:val="00AF23FC"/>
    <w:rsid w:val="00AF52F6"/>
    <w:rsid w:val="00B03EC8"/>
    <w:rsid w:val="00B046A8"/>
    <w:rsid w:val="00B1106F"/>
    <w:rsid w:val="00B1293C"/>
    <w:rsid w:val="00B23D23"/>
    <w:rsid w:val="00B30AA9"/>
    <w:rsid w:val="00B31360"/>
    <w:rsid w:val="00B3158D"/>
    <w:rsid w:val="00B41399"/>
    <w:rsid w:val="00B42AD8"/>
    <w:rsid w:val="00B4412D"/>
    <w:rsid w:val="00B4466B"/>
    <w:rsid w:val="00B45CFE"/>
    <w:rsid w:val="00B472BE"/>
    <w:rsid w:val="00B5223A"/>
    <w:rsid w:val="00B527A8"/>
    <w:rsid w:val="00B552E1"/>
    <w:rsid w:val="00B57017"/>
    <w:rsid w:val="00B57496"/>
    <w:rsid w:val="00B73A4D"/>
    <w:rsid w:val="00B75D85"/>
    <w:rsid w:val="00B81A6E"/>
    <w:rsid w:val="00B82096"/>
    <w:rsid w:val="00B82D34"/>
    <w:rsid w:val="00B83BEE"/>
    <w:rsid w:val="00B8663E"/>
    <w:rsid w:val="00B91D9B"/>
    <w:rsid w:val="00B922AB"/>
    <w:rsid w:val="00B9431A"/>
    <w:rsid w:val="00B96F60"/>
    <w:rsid w:val="00BA2AB8"/>
    <w:rsid w:val="00BA2ACA"/>
    <w:rsid w:val="00BA3083"/>
    <w:rsid w:val="00BA74EE"/>
    <w:rsid w:val="00BA758F"/>
    <w:rsid w:val="00BB7605"/>
    <w:rsid w:val="00BC3B0B"/>
    <w:rsid w:val="00BD447F"/>
    <w:rsid w:val="00BD6F39"/>
    <w:rsid w:val="00BE2BA3"/>
    <w:rsid w:val="00BE2E68"/>
    <w:rsid w:val="00BF0B48"/>
    <w:rsid w:val="00BF6195"/>
    <w:rsid w:val="00C00779"/>
    <w:rsid w:val="00C00E17"/>
    <w:rsid w:val="00C01D7D"/>
    <w:rsid w:val="00C06E0C"/>
    <w:rsid w:val="00C078C0"/>
    <w:rsid w:val="00C07EA9"/>
    <w:rsid w:val="00C115A4"/>
    <w:rsid w:val="00C1221B"/>
    <w:rsid w:val="00C16379"/>
    <w:rsid w:val="00C16433"/>
    <w:rsid w:val="00C209B3"/>
    <w:rsid w:val="00C22785"/>
    <w:rsid w:val="00C22D16"/>
    <w:rsid w:val="00C26C60"/>
    <w:rsid w:val="00C26CC0"/>
    <w:rsid w:val="00C31DC0"/>
    <w:rsid w:val="00C36E27"/>
    <w:rsid w:val="00C4032E"/>
    <w:rsid w:val="00C43FAA"/>
    <w:rsid w:val="00C44014"/>
    <w:rsid w:val="00C47ECD"/>
    <w:rsid w:val="00C501AF"/>
    <w:rsid w:val="00C63E6C"/>
    <w:rsid w:val="00C66F78"/>
    <w:rsid w:val="00C7556E"/>
    <w:rsid w:val="00C829EC"/>
    <w:rsid w:val="00C82DB5"/>
    <w:rsid w:val="00C83343"/>
    <w:rsid w:val="00C90542"/>
    <w:rsid w:val="00C94599"/>
    <w:rsid w:val="00C96037"/>
    <w:rsid w:val="00C9655C"/>
    <w:rsid w:val="00C978D7"/>
    <w:rsid w:val="00CA1297"/>
    <w:rsid w:val="00CB2A74"/>
    <w:rsid w:val="00CC1E5A"/>
    <w:rsid w:val="00CC2120"/>
    <w:rsid w:val="00CC5CD5"/>
    <w:rsid w:val="00CD2EA7"/>
    <w:rsid w:val="00CD314F"/>
    <w:rsid w:val="00CE4544"/>
    <w:rsid w:val="00CE72AD"/>
    <w:rsid w:val="00CF1FFD"/>
    <w:rsid w:val="00CF2D76"/>
    <w:rsid w:val="00D01CBC"/>
    <w:rsid w:val="00D03520"/>
    <w:rsid w:val="00D04045"/>
    <w:rsid w:val="00D04775"/>
    <w:rsid w:val="00D05D63"/>
    <w:rsid w:val="00D06D88"/>
    <w:rsid w:val="00D10C0C"/>
    <w:rsid w:val="00D11A59"/>
    <w:rsid w:val="00D15634"/>
    <w:rsid w:val="00D17B36"/>
    <w:rsid w:val="00D20F2E"/>
    <w:rsid w:val="00D22B46"/>
    <w:rsid w:val="00D25D3A"/>
    <w:rsid w:val="00D26B51"/>
    <w:rsid w:val="00D37E0C"/>
    <w:rsid w:val="00D54B59"/>
    <w:rsid w:val="00D557BB"/>
    <w:rsid w:val="00D5747F"/>
    <w:rsid w:val="00D61CF5"/>
    <w:rsid w:val="00D62ED2"/>
    <w:rsid w:val="00D73BFB"/>
    <w:rsid w:val="00D7570E"/>
    <w:rsid w:val="00D800C9"/>
    <w:rsid w:val="00D813EA"/>
    <w:rsid w:val="00D84B9A"/>
    <w:rsid w:val="00D91392"/>
    <w:rsid w:val="00D92BF1"/>
    <w:rsid w:val="00D95A25"/>
    <w:rsid w:val="00DA44BE"/>
    <w:rsid w:val="00DA5435"/>
    <w:rsid w:val="00DB10F5"/>
    <w:rsid w:val="00DB117C"/>
    <w:rsid w:val="00DB3B0F"/>
    <w:rsid w:val="00DC1B7C"/>
    <w:rsid w:val="00DC3382"/>
    <w:rsid w:val="00DC7EC4"/>
    <w:rsid w:val="00DE046B"/>
    <w:rsid w:val="00DE144C"/>
    <w:rsid w:val="00DE3FA1"/>
    <w:rsid w:val="00DF2EDC"/>
    <w:rsid w:val="00DF3CD6"/>
    <w:rsid w:val="00DF4E12"/>
    <w:rsid w:val="00DF576C"/>
    <w:rsid w:val="00DF5E84"/>
    <w:rsid w:val="00DF7219"/>
    <w:rsid w:val="00E0054A"/>
    <w:rsid w:val="00E02089"/>
    <w:rsid w:val="00E027A4"/>
    <w:rsid w:val="00E02F75"/>
    <w:rsid w:val="00E04878"/>
    <w:rsid w:val="00E054E9"/>
    <w:rsid w:val="00E11B05"/>
    <w:rsid w:val="00E12058"/>
    <w:rsid w:val="00E12F8E"/>
    <w:rsid w:val="00E22338"/>
    <w:rsid w:val="00E224FE"/>
    <w:rsid w:val="00E22CD3"/>
    <w:rsid w:val="00E26D5C"/>
    <w:rsid w:val="00E318BD"/>
    <w:rsid w:val="00E37697"/>
    <w:rsid w:val="00E40F18"/>
    <w:rsid w:val="00E41608"/>
    <w:rsid w:val="00E54B05"/>
    <w:rsid w:val="00E55C41"/>
    <w:rsid w:val="00E55C97"/>
    <w:rsid w:val="00E606D8"/>
    <w:rsid w:val="00E6150B"/>
    <w:rsid w:val="00E644F1"/>
    <w:rsid w:val="00E675D8"/>
    <w:rsid w:val="00E703B5"/>
    <w:rsid w:val="00E82795"/>
    <w:rsid w:val="00E839F8"/>
    <w:rsid w:val="00E92596"/>
    <w:rsid w:val="00E97497"/>
    <w:rsid w:val="00EA2D61"/>
    <w:rsid w:val="00EA7ABD"/>
    <w:rsid w:val="00EB12D6"/>
    <w:rsid w:val="00EB28FE"/>
    <w:rsid w:val="00EB4EFB"/>
    <w:rsid w:val="00EB72C3"/>
    <w:rsid w:val="00EC1AC8"/>
    <w:rsid w:val="00EC5F76"/>
    <w:rsid w:val="00ED1074"/>
    <w:rsid w:val="00ED5717"/>
    <w:rsid w:val="00EE0804"/>
    <w:rsid w:val="00EE5932"/>
    <w:rsid w:val="00EE7C85"/>
    <w:rsid w:val="00EE7EE4"/>
    <w:rsid w:val="00EF25DD"/>
    <w:rsid w:val="00EF2835"/>
    <w:rsid w:val="00EF5E94"/>
    <w:rsid w:val="00EF7771"/>
    <w:rsid w:val="00F02037"/>
    <w:rsid w:val="00F040A0"/>
    <w:rsid w:val="00F06864"/>
    <w:rsid w:val="00F074E3"/>
    <w:rsid w:val="00F13088"/>
    <w:rsid w:val="00F13ADF"/>
    <w:rsid w:val="00F14A22"/>
    <w:rsid w:val="00F21A15"/>
    <w:rsid w:val="00F26CA3"/>
    <w:rsid w:val="00F302F2"/>
    <w:rsid w:val="00F3081A"/>
    <w:rsid w:val="00F32C6C"/>
    <w:rsid w:val="00F338AA"/>
    <w:rsid w:val="00F34BED"/>
    <w:rsid w:val="00F35B3C"/>
    <w:rsid w:val="00F4709B"/>
    <w:rsid w:val="00F47203"/>
    <w:rsid w:val="00F535A6"/>
    <w:rsid w:val="00F55497"/>
    <w:rsid w:val="00F555C6"/>
    <w:rsid w:val="00F62BF3"/>
    <w:rsid w:val="00F6339B"/>
    <w:rsid w:val="00F67D6D"/>
    <w:rsid w:val="00F73C36"/>
    <w:rsid w:val="00F7753B"/>
    <w:rsid w:val="00F83939"/>
    <w:rsid w:val="00F9262B"/>
    <w:rsid w:val="00F93C3F"/>
    <w:rsid w:val="00F953E1"/>
    <w:rsid w:val="00F95569"/>
    <w:rsid w:val="00FA0F1F"/>
    <w:rsid w:val="00FA2DD8"/>
    <w:rsid w:val="00FA2E4A"/>
    <w:rsid w:val="00FA487F"/>
    <w:rsid w:val="00FA4F90"/>
    <w:rsid w:val="00FB698E"/>
    <w:rsid w:val="00FC01D0"/>
    <w:rsid w:val="00FD0303"/>
    <w:rsid w:val="00FD0921"/>
    <w:rsid w:val="00FD0B46"/>
    <w:rsid w:val="00FD3565"/>
    <w:rsid w:val="00FD666C"/>
    <w:rsid w:val="00FD735F"/>
    <w:rsid w:val="00FD7698"/>
    <w:rsid w:val="00FE2C17"/>
    <w:rsid w:val="00FE31F6"/>
    <w:rsid w:val="00FE3DC3"/>
    <w:rsid w:val="00FE423F"/>
    <w:rsid w:val="00FE6C28"/>
    <w:rsid w:val="00FF04C0"/>
    <w:rsid w:val="00FF5111"/>
    <w:rsid w:val="00FF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6B10"/>
  <w15:chartTrackingRefBased/>
  <w15:docId w15:val="{18E3B2D6-9746-4960-B038-32CBB14F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C63"/>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szCs w:val="20"/>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jc w:val="both"/>
      <w:outlineLvl w:val="3"/>
    </w:pPr>
    <w:rPr>
      <w:b/>
      <w:sz w:val="18"/>
      <w:szCs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both"/>
      <w:outlineLvl w:val="5"/>
    </w:pPr>
    <w:rPr>
      <w:b/>
      <w:bCs/>
      <w:sz w:val="22"/>
    </w:rPr>
  </w:style>
  <w:style w:type="paragraph" w:styleId="Heading7">
    <w:name w:val="heading 7"/>
    <w:basedOn w:val="Normal"/>
    <w:next w:val="Normal"/>
    <w:qFormat/>
    <w:pPr>
      <w:keepNext/>
      <w:outlineLvl w:val="6"/>
    </w:pPr>
    <w:rPr>
      <w:rFonts w:ascii="Arial" w:hAnsi="Arial"/>
      <w:szCs w:val="20"/>
    </w:rPr>
  </w:style>
  <w:style w:type="paragraph" w:styleId="Heading8">
    <w:name w:val="heading 8"/>
    <w:basedOn w:val="Normal"/>
    <w:next w:val="Normal"/>
    <w:qFormat/>
    <w:pPr>
      <w:keepNext/>
      <w:jc w:val="both"/>
      <w:outlineLvl w:val="7"/>
    </w:pPr>
    <w:rPr>
      <w:rFonts w:ascii="Arial" w:hAnsi="Arial"/>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spacing w:before="100" w:beforeAutospacing="1" w:after="100" w:afterAutospacing="1"/>
    </w:pPr>
  </w:style>
  <w:style w:type="character" w:styleId="Emphasis">
    <w:name w:val="Emphasis"/>
    <w:qFormat/>
    <w:rPr>
      <w:i/>
      <w:iCs/>
    </w:rPr>
  </w:style>
  <w:style w:type="character" w:styleId="FollowedHyperlink">
    <w:name w:val="FollowedHyperlink"/>
    <w:semiHidden/>
    <w:rPr>
      <w:color w:val="800080"/>
      <w:u w:val="single"/>
    </w:rPr>
  </w:style>
  <w:style w:type="paragraph" w:styleId="BodyText2">
    <w:name w:val="Body Text 2"/>
    <w:basedOn w:val="Normal"/>
    <w:semiHidden/>
    <w:rPr>
      <w:color w:val="000000"/>
      <w:szCs w:val="20"/>
    </w:rPr>
  </w:style>
  <w:style w:type="paragraph" w:styleId="BodyTextIndent">
    <w:name w:val="Body Text Indent"/>
    <w:basedOn w:val="Normal"/>
    <w:semiHidden/>
    <w:pPr>
      <w:ind w:left="2160" w:hanging="1440"/>
    </w:pPr>
    <w:rPr>
      <w:szCs w:val="20"/>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styleId="BodyText3">
    <w:name w:val="Body Text 3"/>
    <w:basedOn w:val="Normal"/>
    <w:semiHidden/>
    <w:pPr>
      <w:jc w:val="both"/>
    </w:pPr>
    <w:rPr>
      <w:bCs/>
    </w:rPr>
  </w:style>
  <w:style w:type="character" w:customStyle="1" w:styleId="gsgadgetsubhead">
    <w:name w:val="gsgadgetsubhead"/>
    <w:basedOn w:val="DefaultParagraphFont"/>
  </w:style>
  <w:style w:type="character" w:customStyle="1" w:styleId="content1">
    <w:name w:val="content1"/>
    <w:rPr>
      <w:rFonts w:ascii="Verdana" w:hAnsi="Verdana" w:hint="default"/>
      <w:strike w:val="0"/>
      <w:dstrike w:val="0"/>
      <w:color w:val="000000"/>
      <w:sz w:val="16"/>
      <w:szCs w:val="16"/>
      <w:u w:val="none"/>
      <w:effect w:val="none"/>
    </w:rPr>
  </w:style>
  <w:style w:type="paragraph" w:styleId="BodyTextIndent3">
    <w:name w:val="Body Text Indent 3"/>
    <w:basedOn w:val="Normal"/>
    <w:semiHidden/>
    <w:pPr>
      <w:ind w:left="720" w:hanging="720"/>
    </w:pPr>
    <w:rPr>
      <w:rFonts w:ascii="Arial" w:hAnsi="Arial" w:cs="Arial"/>
      <w:sz w:val="20"/>
    </w:rPr>
  </w:style>
  <w:style w:type="paragraph" w:customStyle="1" w:styleId="para">
    <w:name w:val="para"/>
    <w:basedOn w:val="Normal"/>
    <w:pPr>
      <w:spacing w:before="120" w:after="240"/>
      <w:ind w:left="720"/>
    </w:pPr>
    <w:rPr>
      <w:sz w:val="22"/>
    </w:rPr>
  </w:style>
  <w:style w:type="paragraph" w:styleId="BlockText">
    <w:name w:val="Block Text"/>
    <w:basedOn w:val="Normal"/>
    <w:semiHidden/>
    <w:pPr>
      <w:ind w:left="5040" w:right="-180" w:firstLine="720"/>
    </w:pPr>
  </w:style>
  <w:style w:type="paragraph" w:customStyle="1" w:styleId="DefaultText">
    <w:name w:val="Default Text"/>
    <w:basedOn w:val="Normal"/>
    <w:rPr>
      <w:szCs w:val="20"/>
    </w:rPr>
  </w:style>
  <w:style w:type="paragraph" w:styleId="Header">
    <w:name w:val="header"/>
    <w:basedOn w:val="Normal"/>
    <w:semiHidden/>
    <w:pPr>
      <w:tabs>
        <w:tab w:val="center" w:pos="4320"/>
        <w:tab w:val="right" w:pos="8640"/>
      </w:tabs>
    </w:pPr>
    <w:rPr>
      <w:rFonts w:ascii="Arial" w:hAnsi="Arial"/>
      <w:sz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Subtitle">
    <w:name w:val="Subtitle"/>
    <w:basedOn w:val="Normal"/>
    <w:qFormat/>
    <w:rPr>
      <w:rFonts w:ascii="Arial" w:hAnsi="Arial"/>
      <w:szCs w:val="20"/>
    </w:rPr>
  </w:style>
  <w:style w:type="paragraph" w:styleId="BodyTextIndent2">
    <w:name w:val="Body Text Indent 2"/>
    <w:basedOn w:val="Normal"/>
    <w:semiHidden/>
    <w:pPr>
      <w:ind w:left="360" w:firstLine="360"/>
    </w:pPr>
    <w:rPr>
      <w:sz w:val="22"/>
    </w:rPr>
  </w:style>
  <w:style w:type="character" w:customStyle="1" w:styleId="Typewriter">
    <w:name w:val="Typewriter"/>
    <w:rPr>
      <w:rFonts w:ascii="Courier New" w:hAnsi="Courier New"/>
      <w:sz w:val="20"/>
    </w:rPr>
  </w:style>
  <w:style w:type="paragraph" w:styleId="Footer">
    <w:name w:val="footer"/>
    <w:basedOn w:val="Normal"/>
    <w:link w:val="FooterChar"/>
    <w:uiPriority w:val="99"/>
    <w:pPr>
      <w:tabs>
        <w:tab w:val="center" w:pos="4320"/>
        <w:tab w:val="right" w:pos="8640"/>
      </w:tabs>
    </w:pPr>
    <w:rPr>
      <w:lang w:val="x-none" w:eastAsia="x-none"/>
    </w:rPr>
  </w:style>
  <w:style w:type="paragraph" w:customStyle="1" w:styleId="RoseResumeHeader">
    <w:name w:val="Rose Resume Header"/>
    <w:basedOn w:val="BodyTextIndent"/>
    <w:pPr>
      <w:shd w:val="clear" w:color="auto" w:fill="000000"/>
      <w:tabs>
        <w:tab w:val="left" w:pos="2880"/>
      </w:tabs>
      <w:ind w:left="0" w:firstLine="0"/>
      <w:jc w:val="center"/>
    </w:pPr>
    <w:rPr>
      <w:rFonts w:ascii="Arial" w:hAnsi="Arial" w:cs="Arial"/>
      <w:b/>
      <w:caps/>
      <w:szCs w:val="24"/>
    </w:rPr>
  </w:style>
  <w:style w:type="character" w:customStyle="1" w:styleId="searchhit">
    <w:name w:val="search_hit"/>
    <w:basedOn w:val="DefaultParagraphFont"/>
  </w:style>
  <w:style w:type="character" w:customStyle="1" w:styleId="style43">
    <w:name w:val="style43"/>
  </w:style>
  <w:style w:type="character" w:customStyle="1" w:styleId="FooterChar">
    <w:name w:val="Footer Char"/>
    <w:link w:val="Footer"/>
    <w:uiPriority w:val="99"/>
    <w:rsid w:val="00D73BFB"/>
    <w:rPr>
      <w:sz w:val="24"/>
      <w:szCs w:val="24"/>
    </w:rPr>
  </w:style>
  <w:style w:type="table" w:styleId="TableGrid">
    <w:name w:val="Table Grid"/>
    <w:basedOn w:val="TableNormal"/>
    <w:uiPriority w:val="59"/>
    <w:rsid w:val="005F2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F24BF"/>
    <w:pPr>
      <w:suppressAutoHyphens/>
    </w:pPr>
    <w:rPr>
      <w:rFonts w:eastAsia="Times New Roman"/>
      <w:color w:val="000000"/>
      <w:sz w:val="24"/>
      <w:szCs w:val="24"/>
      <w:lang w:eastAsia="ar-SA"/>
    </w:rPr>
  </w:style>
  <w:style w:type="paragraph" w:styleId="ListParagraph">
    <w:name w:val="List Paragraph"/>
    <w:basedOn w:val="Normal"/>
    <w:link w:val="ListParagraphChar"/>
    <w:qFormat/>
    <w:rsid w:val="00087FC4"/>
    <w:pPr>
      <w:spacing w:after="160" w:line="259" w:lineRule="auto"/>
      <w:ind w:left="720"/>
      <w:contextualSpacing/>
    </w:pPr>
    <w:rPr>
      <w:rFonts w:ascii="Calibri" w:eastAsia="Calibri" w:hAnsi="Calibri"/>
      <w:sz w:val="22"/>
      <w:szCs w:val="22"/>
      <w:lang w:val="x-none" w:eastAsia="x-none"/>
    </w:rPr>
  </w:style>
  <w:style w:type="character" w:customStyle="1" w:styleId="m6673640923606130000gmail-beelinelabel">
    <w:name w:val="m_6673640923606130000gmail-beelinelabel"/>
    <w:rsid w:val="008B3B1B"/>
  </w:style>
  <w:style w:type="character" w:customStyle="1" w:styleId="ListParagraphChar">
    <w:name w:val="List Paragraph Char"/>
    <w:link w:val="ListParagraph"/>
    <w:locked/>
    <w:rsid w:val="008B3B1B"/>
    <w:rPr>
      <w:rFonts w:ascii="Calibri" w:eastAsia="Calibri" w:hAnsi="Calibri"/>
      <w:sz w:val="22"/>
      <w:szCs w:val="22"/>
    </w:rPr>
  </w:style>
  <w:style w:type="character" w:customStyle="1" w:styleId="rezemp-highlightedfield-highlightedterm">
    <w:name w:val="rezemp-highlightedfield-highlightedterm"/>
    <w:rsid w:val="006743EC"/>
  </w:style>
  <w:style w:type="character" w:styleId="Strong">
    <w:name w:val="Strong"/>
    <w:uiPriority w:val="22"/>
    <w:qFormat/>
    <w:rsid w:val="00751E37"/>
    <w:rPr>
      <w:b/>
      <w:bCs/>
    </w:rPr>
  </w:style>
  <w:style w:type="paragraph" w:styleId="BalloonText">
    <w:name w:val="Balloon Text"/>
    <w:basedOn w:val="Normal"/>
    <w:link w:val="BalloonTextChar"/>
    <w:uiPriority w:val="99"/>
    <w:semiHidden/>
    <w:unhideWhenUsed/>
    <w:rsid w:val="00C9655C"/>
    <w:rPr>
      <w:rFonts w:ascii="Segoe UI" w:hAnsi="Segoe UI" w:cs="Segoe UI"/>
      <w:sz w:val="18"/>
      <w:szCs w:val="18"/>
    </w:rPr>
  </w:style>
  <w:style w:type="character" w:customStyle="1" w:styleId="BalloonTextChar">
    <w:name w:val="Balloon Text Char"/>
    <w:link w:val="BalloonText"/>
    <w:uiPriority w:val="99"/>
    <w:semiHidden/>
    <w:rsid w:val="00C9655C"/>
    <w:rPr>
      <w:rFonts w:ascii="Segoe UI" w:hAnsi="Segoe UI" w:cs="Segoe UI"/>
      <w:sz w:val="18"/>
      <w:szCs w:val="18"/>
    </w:rPr>
  </w:style>
  <w:style w:type="paragraph" w:styleId="Revision">
    <w:name w:val="Revision"/>
    <w:hidden/>
    <w:uiPriority w:val="99"/>
    <w:semiHidden/>
    <w:rsid w:val="009461C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004">
      <w:bodyDiv w:val="1"/>
      <w:marLeft w:val="0"/>
      <w:marRight w:val="0"/>
      <w:marTop w:val="0"/>
      <w:marBottom w:val="0"/>
      <w:divBdr>
        <w:top w:val="none" w:sz="0" w:space="0" w:color="auto"/>
        <w:left w:val="none" w:sz="0" w:space="0" w:color="auto"/>
        <w:bottom w:val="none" w:sz="0" w:space="0" w:color="auto"/>
        <w:right w:val="none" w:sz="0" w:space="0" w:color="auto"/>
      </w:divBdr>
    </w:div>
    <w:div w:id="133647440">
      <w:bodyDiv w:val="1"/>
      <w:marLeft w:val="0"/>
      <w:marRight w:val="0"/>
      <w:marTop w:val="0"/>
      <w:marBottom w:val="0"/>
      <w:divBdr>
        <w:top w:val="none" w:sz="0" w:space="0" w:color="auto"/>
        <w:left w:val="none" w:sz="0" w:space="0" w:color="auto"/>
        <w:bottom w:val="none" w:sz="0" w:space="0" w:color="auto"/>
        <w:right w:val="none" w:sz="0" w:space="0" w:color="auto"/>
      </w:divBdr>
    </w:div>
    <w:div w:id="596671054">
      <w:bodyDiv w:val="1"/>
      <w:marLeft w:val="0"/>
      <w:marRight w:val="0"/>
      <w:marTop w:val="0"/>
      <w:marBottom w:val="0"/>
      <w:divBdr>
        <w:top w:val="none" w:sz="0" w:space="0" w:color="auto"/>
        <w:left w:val="none" w:sz="0" w:space="0" w:color="auto"/>
        <w:bottom w:val="none" w:sz="0" w:space="0" w:color="auto"/>
        <w:right w:val="none" w:sz="0" w:space="0" w:color="auto"/>
      </w:divBdr>
    </w:div>
    <w:div w:id="832179105">
      <w:bodyDiv w:val="1"/>
      <w:marLeft w:val="0"/>
      <w:marRight w:val="0"/>
      <w:marTop w:val="0"/>
      <w:marBottom w:val="0"/>
      <w:divBdr>
        <w:top w:val="none" w:sz="0" w:space="0" w:color="auto"/>
        <w:left w:val="none" w:sz="0" w:space="0" w:color="auto"/>
        <w:bottom w:val="none" w:sz="0" w:space="0" w:color="auto"/>
        <w:right w:val="none" w:sz="0" w:space="0" w:color="auto"/>
      </w:divBdr>
    </w:div>
    <w:div w:id="1249343251">
      <w:bodyDiv w:val="1"/>
      <w:marLeft w:val="0"/>
      <w:marRight w:val="0"/>
      <w:marTop w:val="0"/>
      <w:marBottom w:val="0"/>
      <w:divBdr>
        <w:top w:val="none" w:sz="0" w:space="0" w:color="auto"/>
        <w:left w:val="none" w:sz="0" w:space="0" w:color="auto"/>
        <w:bottom w:val="none" w:sz="0" w:space="0" w:color="auto"/>
        <w:right w:val="none" w:sz="0" w:space="0" w:color="auto"/>
      </w:divBdr>
    </w:div>
    <w:div w:id="1535118842">
      <w:bodyDiv w:val="1"/>
      <w:marLeft w:val="0"/>
      <w:marRight w:val="0"/>
      <w:marTop w:val="0"/>
      <w:marBottom w:val="0"/>
      <w:divBdr>
        <w:top w:val="none" w:sz="0" w:space="0" w:color="auto"/>
        <w:left w:val="none" w:sz="0" w:space="0" w:color="auto"/>
        <w:bottom w:val="none" w:sz="0" w:space="0" w:color="auto"/>
        <w:right w:val="none" w:sz="0" w:space="0" w:color="auto"/>
      </w:divBdr>
    </w:div>
    <w:div w:id="1541822511">
      <w:bodyDiv w:val="1"/>
      <w:marLeft w:val="0"/>
      <w:marRight w:val="0"/>
      <w:marTop w:val="0"/>
      <w:marBottom w:val="0"/>
      <w:divBdr>
        <w:top w:val="none" w:sz="0" w:space="0" w:color="auto"/>
        <w:left w:val="none" w:sz="0" w:space="0" w:color="auto"/>
        <w:bottom w:val="none" w:sz="0" w:space="0" w:color="auto"/>
        <w:right w:val="none" w:sz="0" w:space="0" w:color="auto"/>
      </w:divBdr>
    </w:div>
    <w:div w:id="1585915802">
      <w:bodyDiv w:val="1"/>
      <w:marLeft w:val="0"/>
      <w:marRight w:val="0"/>
      <w:marTop w:val="0"/>
      <w:marBottom w:val="0"/>
      <w:divBdr>
        <w:top w:val="none" w:sz="0" w:space="0" w:color="auto"/>
        <w:left w:val="none" w:sz="0" w:space="0" w:color="auto"/>
        <w:bottom w:val="none" w:sz="0" w:space="0" w:color="auto"/>
        <w:right w:val="none" w:sz="0" w:space="0" w:color="auto"/>
      </w:divBdr>
    </w:div>
    <w:div w:id="185919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gazettereview.com/wp-content/uploads/2018/03/mcp-cert.png"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6201</Words>
  <Characters>35352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Siva Palakollu</vt:lpstr>
    </vt:vector>
  </TitlesOfParts>
  <Company>GoldenEye</Company>
  <LinksUpToDate>false</LinksUpToDate>
  <CharactersWithSpaces>41471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 Palakollu</dc:title>
  <dc:subject/>
  <dc:creator>BigBoss</dc:creator>
  <cp:keywords/>
  <cp:lastModifiedBy>Aakriti Vishwkarma</cp:lastModifiedBy>
  <cp:revision>2</cp:revision>
  <cp:lastPrinted>2019-05-01T12:45:00Z</cp:lastPrinted>
  <dcterms:created xsi:type="dcterms:W3CDTF">2025-03-19T20:09:00Z</dcterms:created>
  <dcterms:modified xsi:type="dcterms:W3CDTF">2025-03-19T20:09:00Z</dcterms:modified>
</cp:coreProperties>
</file>